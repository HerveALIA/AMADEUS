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674C6" w14:textId="77777777" w:rsidR="0041163F" w:rsidRPr="007F576F" w:rsidRDefault="0041163F" w:rsidP="0041163F">
      <w:pPr>
        <w:pStyle w:val="Default"/>
        <w:rPr>
          <w:rFonts w:asciiTheme="minorHAnsi" w:hAnsiTheme="minorHAnsi" w:cstheme="minorHAnsi"/>
          <w:b/>
          <w:sz w:val="22"/>
          <w:szCs w:val="22"/>
        </w:rPr>
      </w:pPr>
      <w:r w:rsidRPr="007F576F">
        <w:rPr>
          <w:rFonts w:asciiTheme="minorHAnsi" w:hAnsiTheme="minorHAnsi" w:cstheme="minorHAnsi"/>
          <w:b/>
          <w:sz w:val="22"/>
          <w:szCs w:val="22"/>
        </w:rPr>
        <w:t>Title page</w:t>
      </w:r>
    </w:p>
    <w:p w14:paraId="1EFACB30" w14:textId="77777777" w:rsidR="0041163F" w:rsidRPr="007F576F" w:rsidRDefault="0041163F" w:rsidP="0041163F">
      <w:pPr>
        <w:pStyle w:val="Default"/>
        <w:rPr>
          <w:rFonts w:asciiTheme="minorHAnsi" w:hAnsiTheme="minorHAnsi" w:cstheme="minorHAnsi"/>
          <w:b/>
          <w:sz w:val="22"/>
          <w:szCs w:val="22"/>
        </w:rPr>
      </w:pPr>
    </w:p>
    <w:p w14:paraId="1651C2A3" w14:textId="77777777" w:rsidR="0041163F" w:rsidRPr="007F576F" w:rsidRDefault="0041163F" w:rsidP="0041163F">
      <w:pPr>
        <w:pStyle w:val="Default"/>
        <w:rPr>
          <w:rFonts w:asciiTheme="minorHAnsi" w:hAnsiTheme="minorHAnsi" w:cstheme="minorHAnsi"/>
          <w:b/>
          <w:sz w:val="22"/>
          <w:szCs w:val="22"/>
        </w:rPr>
      </w:pPr>
      <w:r w:rsidRPr="007F576F">
        <w:rPr>
          <w:rFonts w:asciiTheme="minorHAnsi" w:hAnsiTheme="minorHAnsi" w:cstheme="minorHAnsi"/>
          <w:b/>
          <w:sz w:val="22"/>
          <w:szCs w:val="22"/>
        </w:rPr>
        <w:t>Title</w:t>
      </w:r>
    </w:p>
    <w:p w14:paraId="59A4A4A8" w14:textId="77777777" w:rsidR="0041163F" w:rsidRPr="007F576F" w:rsidRDefault="0041163F" w:rsidP="0041163F">
      <w:pPr>
        <w:pStyle w:val="Default"/>
        <w:rPr>
          <w:rFonts w:asciiTheme="minorHAnsi" w:hAnsiTheme="minorHAnsi" w:cstheme="minorHAnsi"/>
          <w:sz w:val="22"/>
          <w:szCs w:val="22"/>
        </w:rPr>
      </w:pPr>
    </w:p>
    <w:p w14:paraId="1C4D98C6" w14:textId="77777777" w:rsidR="0041163F" w:rsidRPr="007F576F" w:rsidRDefault="0041163F" w:rsidP="0041163F">
      <w:pPr>
        <w:pStyle w:val="Default"/>
        <w:jc w:val="both"/>
        <w:rPr>
          <w:rFonts w:asciiTheme="minorHAnsi" w:hAnsiTheme="minorHAnsi" w:cstheme="minorHAnsi"/>
          <w:b/>
          <w:bCs/>
          <w:sz w:val="28"/>
          <w:szCs w:val="28"/>
        </w:rPr>
      </w:pPr>
      <w:r w:rsidRPr="007F576F">
        <w:rPr>
          <w:rFonts w:asciiTheme="minorHAnsi" w:hAnsiTheme="minorHAnsi" w:cstheme="minorHAnsi"/>
          <w:b/>
          <w:bCs/>
          <w:color w:val="auto"/>
          <w:sz w:val="28"/>
          <w:szCs w:val="28"/>
          <w:lang w:eastAsia="en-US"/>
        </w:rPr>
        <w:t>Poor sleep is associated with work environment</w:t>
      </w:r>
      <w:r w:rsidRPr="007F576F">
        <w:rPr>
          <w:rFonts w:asciiTheme="minorHAnsi" w:hAnsiTheme="minorHAnsi" w:cstheme="minorHAnsi"/>
          <w:b/>
          <w:bCs/>
          <w:sz w:val="28"/>
          <w:szCs w:val="28"/>
        </w:rPr>
        <w:t xml:space="preserve"> among 10,087 French healthcare workers: results from </w:t>
      </w:r>
      <w:r w:rsidRPr="007F576F">
        <w:rPr>
          <w:rFonts w:asciiTheme="minorHAnsi" w:hAnsiTheme="minorHAnsi" w:cstheme="minorHAnsi"/>
          <w:b/>
          <w:bCs/>
          <w:color w:val="auto"/>
          <w:sz w:val="28"/>
          <w:szCs w:val="28"/>
          <w:lang w:eastAsia="en-US"/>
        </w:rPr>
        <w:t>a nationwide survey</w:t>
      </w:r>
      <w:r w:rsidRPr="007F576F">
        <w:rPr>
          <w:rFonts w:asciiTheme="minorHAnsi" w:hAnsiTheme="minorHAnsi" w:cstheme="minorHAnsi"/>
          <w:b/>
          <w:bCs/>
          <w:sz w:val="28"/>
          <w:szCs w:val="28"/>
        </w:rPr>
        <w:t>.</w:t>
      </w:r>
    </w:p>
    <w:p w14:paraId="5FC03F56" w14:textId="66A92C37" w:rsidR="00EC5CEA" w:rsidRPr="007F576F" w:rsidRDefault="0041163F" w:rsidP="00EC5CEA">
      <w:pPr>
        <w:pStyle w:val="Titre1"/>
        <w:ind w:right="50"/>
        <w:rPr>
          <w:rFonts w:asciiTheme="minorHAnsi" w:hAnsiTheme="minorHAnsi" w:cstheme="minorHAnsi"/>
          <w:b w:val="0"/>
          <w:bCs w:val="0"/>
          <w:sz w:val="22"/>
          <w:szCs w:val="22"/>
        </w:rPr>
      </w:pPr>
      <w:r w:rsidRPr="007F576F">
        <w:rPr>
          <w:rFonts w:asciiTheme="minorHAnsi" w:hAnsiTheme="minorHAnsi" w:cstheme="minorHAnsi"/>
          <w:b w:val="0"/>
          <w:bCs w:val="0"/>
          <w:sz w:val="22"/>
          <w:szCs w:val="22"/>
        </w:rPr>
        <w:t>Running title:</w:t>
      </w:r>
      <w:r w:rsidRPr="007F576F">
        <w:rPr>
          <w:rFonts w:asciiTheme="minorHAnsi" w:hAnsiTheme="minorHAnsi" w:cstheme="minorHAnsi"/>
          <w:b w:val="0"/>
          <w:bCs w:val="0"/>
          <w:sz w:val="20"/>
          <w:szCs w:val="20"/>
        </w:rPr>
        <w:t xml:space="preserve"> </w:t>
      </w:r>
      <w:r w:rsidRPr="007F576F">
        <w:rPr>
          <w:rFonts w:asciiTheme="minorHAnsi" w:hAnsiTheme="minorHAnsi" w:cstheme="minorHAnsi"/>
          <w:b w:val="0"/>
          <w:bCs w:val="0"/>
          <w:sz w:val="21"/>
          <w:szCs w:val="21"/>
        </w:rPr>
        <w:t xml:space="preserve">Poor </w:t>
      </w:r>
      <w:r w:rsidRPr="007F576F">
        <w:rPr>
          <w:rFonts w:asciiTheme="minorHAnsi" w:hAnsiTheme="minorHAnsi" w:cstheme="minorHAnsi"/>
          <w:b w:val="0"/>
          <w:bCs w:val="0"/>
          <w:sz w:val="22"/>
          <w:szCs w:val="22"/>
        </w:rPr>
        <w:t xml:space="preserve">sleep is associated with work environment </w:t>
      </w:r>
    </w:p>
    <w:p w14:paraId="03122150" w14:textId="77777777" w:rsidR="00EC5CEA" w:rsidRPr="007F576F" w:rsidRDefault="00EC5CEA" w:rsidP="00EC5CEA"/>
    <w:p w14:paraId="4223B447" w14:textId="4E208833" w:rsidR="0041163F" w:rsidRPr="007F576F" w:rsidRDefault="00EC5CEA" w:rsidP="0041163F">
      <w:pPr>
        <w:pStyle w:val="Default"/>
        <w:rPr>
          <w:rFonts w:asciiTheme="minorHAnsi" w:hAnsiTheme="minorHAnsi" w:cstheme="minorHAnsi"/>
          <w:sz w:val="22"/>
          <w:szCs w:val="22"/>
        </w:rPr>
      </w:pPr>
      <w:r w:rsidRPr="007F576F">
        <w:rPr>
          <w:rFonts w:asciiTheme="minorHAnsi" w:hAnsiTheme="minorHAnsi" w:cstheme="minorHAnsi"/>
          <w:b/>
          <w:bCs/>
          <w:sz w:val="22"/>
          <w:szCs w:val="22"/>
        </w:rPr>
        <w:t>Manuscript category:</w:t>
      </w:r>
      <w:r w:rsidRPr="007F576F">
        <w:rPr>
          <w:rFonts w:asciiTheme="minorHAnsi" w:hAnsiTheme="minorHAnsi" w:cstheme="minorHAnsi"/>
          <w:sz w:val="22"/>
          <w:szCs w:val="22"/>
        </w:rPr>
        <w:t xml:space="preserve"> Original research</w:t>
      </w:r>
    </w:p>
    <w:p w14:paraId="04D89B15" w14:textId="77777777" w:rsidR="00EC5CEA" w:rsidRPr="007F576F" w:rsidRDefault="00EC5CEA" w:rsidP="0041163F">
      <w:pPr>
        <w:pStyle w:val="Default"/>
        <w:rPr>
          <w:rFonts w:asciiTheme="minorHAnsi" w:hAnsiTheme="minorHAnsi" w:cstheme="minorHAnsi"/>
          <w:b/>
          <w:bCs/>
          <w:color w:val="auto"/>
          <w:sz w:val="22"/>
          <w:szCs w:val="22"/>
        </w:rPr>
      </w:pPr>
    </w:p>
    <w:p w14:paraId="6EC7E96C" w14:textId="699499AE" w:rsidR="0041163F" w:rsidRPr="007F576F" w:rsidRDefault="0041163F" w:rsidP="0041163F">
      <w:pPr>
        <w:pStyle w:val="Default"/>
        <w:rPr>
          <w:rFonts w:asciiTheme="minorHAnsi" w:hAnsiTheme="minorHAnsi" w:cstheme="minorHAnsi"/>
          <w:b/>
          <w:bCs/>
          <w:color w:val="auto"/>
          <w:sz w:val="22"/>
          <w:szCs w:val="22"/>
        </w:rPr>
      </w:pPr>
      <w:r w:rsidRPr="007F576F">
        <w:rPr>
          <w:rFonts w:asciiTheme="minorHAnsi" w:hAnsiTheme="minorHAnsi" w:cstheme="minorHAnsi"/>
          <w:b/>
          <w:bCs/>
          <w:color w:val="auto"/>
          <w:sz w:val="22"/>
          <w:szCs w:val="22"/>
        </w:rPr>
        <w:t>Authors</w:t>
      </w:r>
    </w:p>
    <w:p w14:paraId="0652C814" w14:textId="77777777" w:rsidR="0041163F" w:rsidRPr="007F576F" w:rsidRDefault="0041163F" w:rsidP="0041163F">
      <w:pPr>
        <w:pStyle w:val="Default"/>
        <w:rPr>
          <w:rFonts w:asciiTheme="minorHAnsi" w:hAnsiTheme="minorHAnsi" w:cstheme="minorHAnsi"/>
          <w:b/>
          <w:bCs/>
          <w:color w:val="auto"/>
          <w:sz w:val="22"/>
          <w:szCs w:val="22"/>
        </w:rPr>
      </w:pPr>
    </w:p>
    <w:p w14:paraId="30D253D9" w14:textId="77777777" w:rsidR="0041163F" w:rsidRPr="007F576F" w:rsidRDefault="0041163F" w:rsidP="0041163F">
      <w:pPr>
        <w:spacing w:after="200"/>
        <w:ind w:right="-499"/>
        <w:rPr>
          <w:rFonts w:asciiTheme="minorHAnsi" w:hAnsiTheme="minorHAnsi" w:cstheme="minorHAnsi"/>
          <w:iCs/>
          <w:color w:val="000000" w:themeColor="text1"/>
          <w:sz w:val="22"/>
          <w:szCs w:val="22"/>
        </w:rPr>
      </w:pPr>
      <w:r w:rsidRPr="007F576F">
        <w:rPr>
          <w:rFonts w:asciiTheme="minorHAnsi" w:hAnsiTheme="minorHAnsi" w:cstheme="minorHAnsi"/>
          <w:iCs/>
          <w:color w:val="000000" w:themeColor="text1"/>
          <w:sz w:val="22"/>
          <w:szCs w:val="22"/>
        </w:rPr>
        <w:t>Julien COELHO</w:t>
      </w:r>
      <w:r w:rsidRPr="007F576F">
        <w:rPr>
          <w:rFonts w:asciiTheme="minorHAnsi" w:hAnsiTheme="minorHAnsi" w:cstheme="minorHAnsi"/>
          <w:iCs/>
          <w:color w:val="000000" w:themeColor="text1"/>
          <w:sz w:val="22"/>
          <w:szCs w:val="22"/>
          <w:vertAlign w:val="superscript"/>
        </w:rPr>
        <w:t>1,2,3</w:t>
      </w:r>
      <w:r w:rsidRPr="007F576F">
        <w:rPr>
          <w:rFonts w:asciiTheme="minorHAnsi" w:hAnsiTheme="minorHAnsi" w:cstheme="minorHAnsi"/>
          <w:iCs/>
          <w:color w:val="000000" w:themeColor="text1"/>
          <w:sz w:val="22"/>
          <w:szCs w:val="22"/>
        </w:rPr>
        <w:t>, MD, Guillaume LUCAS</w:t>
      </w:r>
      <w:r w:rsidRPr="007F576F">
        <w:rPr>
          <w:rFonts w:asciiTheme="minorHAnsi" w:hAnsiTheme="minorHAnsi" w:cstheme="minorHAnsi"/>
          <w:iCs/>
          <w:color w:val="000000" w:themeColor="text1"/>
          <w:sz w:val="22"/>
          <w:szCs w:val="22"/>
          <w:vertAlign w:val="superscript"/>
        </w:rPr>
        <w:t>4</w:t>
      </w:r>
      <w:r w:rsidRPr="007F576F">
        <w:rPr>
          <w:rFonts w:asciiTheme="minorHAnsi" w:hAnsiTheme="minorHAnsi" w:cstheme="minorHAnsi"/>
          <w:iCs/>
          <w:color w:val="000000" w:themeColor="text1"/>
          <w:sz w:val="22"/>
          <w:szCs w:val="22"/>
        </w:rPr>
        <w:t>, PhD, Jean-Arthur MICOULAUD-FRANCHI</w:t>
      </w:r>
      <w:r w:rsidRPr="007F576F">
        <w:rPr>
          <w:rFonts w:asciiTheme="minorHAnsi" w:hAnsiTheme="minorHAnsi" w:cstheme="minorHAnsi"/>
          <w:iCs/>
          <w:color w:val="000000" w:themeColor="text1"/>
          <w:sz w:val="22"/>
          <w:szCs w:val="22"/>
          <w:vertAlign w:val="superscript"/>
        </w:rPr>
        <w:t>1,2,3</w:t>
      </w:r>
      <w:r w:rsidRPr="007F576F">
        <w:rPr>
          <w:rFonts w:asciiTheme="minorHAnsi" w:hAnsiTheme="minorHAnsi" w:cstheme="minorHAnsi"/>
          <w:iCs/>
          <w:color w:val="000000" w:themeColor="text1"/>
          <w:sz w:val="22"/>
          <w:szCs w:val="22"/>
        </w:rPr>
        <w:t>, MD PhD, Pierre PHILIP</w:t>
      </w:r>
      <w:r w:rsidRPr="007F576F">
        <w:rPr>
          <w:rFonts w:asciiTheme="minorHAnsi" w:hAnsiTheme="minorHAnsi" w:cstheme="minorHAnsi"/>
          <w:iCs/>
          <w:color w:val="000000" w:themeColor="text1"/>
          <w:sz w:val="22"/>
          <w:szCs w:val="22"/>
          <w:vertAlign w:val="superscript"/>
        </w:rPr>
        <w:t>1,2,3</w:t>
      </w:r>
      <w:r w:rsidRPr="007F576F">
        <w:rPr>
          <w:rFonts w:asciiTheme="minorHAnsi" w:hAnsiTheme="minorHAnsi" w:cstheme="minorHAnsi"/>
          <w:iCs/>
          <w:color w:val="000000" w:themeColor="text1"/>
          <w:sz w:val="22"/>
          <w:szCs w:val="22"/>
        </w:rPr>
        <w:t>, MD PhD, Laurent BOYER</w:t>
      </w:r>
      <w:r w:rsidRPr="007F576F">
        <w:rPr>
          <w:rFonts w:asciiTheme="minorHAnsi" w:hAnsiTheme="minorHAnsi" w:cstheme="minorHAnsi"/>
          <w:iCs/>
          <w:color w:val="000000" w:themeColor="text1"/>
          <w:sz w:val="22"/>
          <w:szCs w:val="22"/>
          <w:vertAlign w:val="superscript"/>
        </w:rPr>
        <w:t>4,5</w:t>
      </w:r>
      <w:r w:rsidRPr="007F576F">
        <w:rPr>
          <w:rFonts w:asciiTheme="minorHAnsi" w:hAnsiTheme="minorHAnsi" w:cstheme="minorHAnsi"/>
          <w:iCs/>
          <w:color w:val="000000" w:themeColor="text1"/>
          <w:sz w:val="22"/>
          <w:szCs w:val="22"/>
        </w:rPr>
        <w:t>, MD PhD, Guillaume FOND*</w:t>
      </w:r>
      <w:r w:rsidRPr="007F576F">
        <w:rPr>
          <w:rFonts w:asciiTheme="minorHAnsi" w:hAnsiTheme="minorHAnsi" w:cstheme="minorHAnsi"/>
          <w:iCs/>
          <w:color w:val="000000" w:themeColor="text1"/>
          <w:sz w:val="22"/>
          <w:szCs w:val="22"/>
          <w:vertAlign w:val="superscript"/>
        </w:rPr>
        <w:t>4,5</w:t>
      </w:r>
      <w:r w:rsidRPr="007F576F">
        <w:rPr>
          <w:rFonts w:asciiTheme="minorHAnsi" w:hAnsiTheme="minorHAnsi" w:cstheme="minorHAnsi"/>
          <w:iCs/>
          <w:color w:val="000000" w:themeColor="text1"/>
          <w:sz w:val="22"/>
          <w:szCs w:val="22"/>
        </w:rPr>
        <w:t>, MD PhD</w:t>
      </w:r>
    </w:p>
    <w:p w14:paraId="0FE78899" w14:textId="77777777" w:rsidR="0041163F" w:rsidRPr="00EA6B7A" w:rsidRDefault="0041163F" w:rsidP="0041163F">
      <w:pPr>
        <w:spacing w:after="200"/>
        <w:ind w:right="-499"/>
        <w:rPr>
          <w:rFonts w:asciiTheme="minorHAnsi" w:hAnsiTheme="minorHAnsi" w:cstheme="minorHAnsi"/>
          <w:color w:val="000000" w:themeColor="text1"/>
          <w:sz w:val="22"/>
          <w:szCs w:val="22"/>
          <w:shd w:val="clear" w:color="auto" w:fill="FFFFFF"/>
          <w:lang w:val="fr-FR"/>
        </w:rPr>
      </w:pPr>
      <w:r w:rsidRPr="00EA6B7A">
        <w:rPr>
          <w:rFonts w:asciiTheme="minorHAnsi" w:hAnsiTheme="minorHAnsi" w:cstheme="minorHAnsi"/>
          <w:color w:val="000000" w:themeColor="text1"/>
          <w:sz w:val="22"/>
          <w:szCs w:val="22"/>
          <w:shd w:val="clear" w:color="auto" w:fill="FFFFFF"/>
          <w:lang w:val="fr-FR"/>
        </w:rPr>
        <w:t>1 Univ. Bordeaux, SANPSY, UMR 6033, F-33000 Bordeaux, France</w:t>
      </w:r>
    </w:p>
    <w:p w14:paraId="4070041D" w14:textId="77777777" w:rsidR="0041163F" w:rsidRPr="00EA6B7A" w:rsidRDefault="0041163F" w:rsidP="0041163F">
      <w:pPr>
        <w:spacing w:after="200"/>
        <w:ind w:right="-499"/>
        <w:rPr>
          <w:rFonts w:asciiTheme="minorHAnsi" w:hAnsiTheme="minorHAnsi" w:cstheme="minorHAnsi"/>
          <w:color w:val="000000" w:themeColor="text1"/>
          <w:sz w:val="22"/>
          <w:szCs w:val="22"/>
          <w:shd w:val="clear" w:color="auto" w:fill="FFFFFF"/>
          <w:lang w:val="fr-FR"/>
        </w:rPr>
      </w:pPr>
      <w:r w:rsidRPr="00EA6B7A">
        <w:rPr>
          <w:rFonts w:asciiTheme="minorHAnsi" w:hAnsiTheme="minorHAnsi" w:cstheme="minorHAnsi"/>
          <w:color w:val="000000" w:themeColor="text1"/>
          <w:sz w:val="22"/>
          <w:szCs w:val="22"/>
          <w:shd w:val="clear" w:color="auto" w:fill="FFFFFF"/>
          <w:lang w:val="fr-FR"/>
        </w:rPr>
        <w:t>2 CNRS, SANPSY, UMR 6033, F-33000 Bordeaux, France</w:t>
      </w:r>
    </w:p>
    <w:p w14:paraId="245A9EA9" w14:textId="77777777" w:rsidR="0041163F" w:rsidRPr="00EA6B7A" w:rsidRDefault="0041163F" w:rsidP="0041163F">
      <w:pPr>
        <w:spacing w:after="200"/>
        <w:ind w:right="-499"/>
        <w:rPr>
          <w:rFonts w:asciiTheme="minorHAnsi" w:hAnsiTheme="minorHAnsi" w:cstheme="minorHAnsi"/>
          <w:color w:val="000000" w:themeColor="text1"/>
          <w:sz w:val="22"/>
          <w:szCs w:val="22"/>
          <w:shd w:val="clear" w:color="auto" w:fill="FFFFFF"/>
          <w:lang w:val="fr-FR"/>
        </w:rPr>
      </w:pPr>
      <w:r w:rsidRPr="00EA6B7A">
        <w:rPr>
          <w:rFonts w:asciiTheme="minorHAnsi" w:hAnsiTheme="minorHAnsi" w:cstheme="minorHAnsi"/>
          <w:color w:val="000000" w:themeColor="text1"/>
          <w:sz w:val="22"/>
          <w:szCs w:val="22"/>
          <w:shd w:val="clear" w:color="auto" w:fill="FFFFFF"/>
          <w:lang w:val="fr-FR"/>
        </w:rPr>
        <w:t>3 CHU Bordeaux, Service Universitaire de Médecine du sommeil, F-33000, Bordeaux France</w:t>
      </w:r>
    </w:p>
    <w:p w14:paraId="43856FDE" w14:textId="77777777" w:rsidR="0041163F" w:rsidRPr="00EA6B7A" w:rsidRDefault="0041163F" w:rsidP="0041163F">
      <w:pPr>
        <w:spacing w:after="200"/>
        <w:ind w:right="-499"/>
        <w:rPr>
          <w:rFonts w:asciiTheme="minorHAnsi" w:hAnsiTheme="minorHAnsi" w:cstheme="minorHAnsi"/>
          <w:color w:val="000000" w:themeColor="text1"/>
          <w:sz w:val="22"/>
          <w:szCs w:val="22"/>
          <w:lang w:val="fr-FR"/>
        </w:rPr>
      </w:pPr>
      <w:r w:rsidRPr="00EA6B7A">
        <w:rPr>
          <w:rFonts w:asciiTheme="minorHAnsi" w:hAnsiTheme="minorHAnsi" w:cstheme="minorHAnsi"/>
          <w:color w:val="000000" w:themeColor="text1"/>
          <w:sz w:val="22"/>
          <w:szCs w:val="22"/>
          <w:shd w:val="clear" w:color="auto" w:fill="FFFFFF"/>
          <w:lang w:val="fr-FR"/>
        </w:rPr>
        <w:t>4</w:t>
      </w:r>
      <w:r w:rsidRPr="00EA6B7A">
        <w:rPr>
          <w:rFonts w:asciiTheme="minorHAnsi" w:hAnsiTheme="minorHAnsi" w:cstheme="minorHAnsi"/>
          <w:color w:val="000000" w:themeColor="text1"/>
          <w:sz w:val="22"/>
          <w:szCs w:val="22"/>
          <w:lang w:val="fr-FR"/>
        </w:rPr>
        <w:t xml:space="preserve"> </w:t>
      </w:r>
      <w:r w:rsidRPr="00EA6B7A">
        <w:rPr>
          <w:rFonts w:asciiTheme="minorHAnsi" w:hAnsiTheme="minorHAnsi" w:cstheme="minorHAnsi"/>
          <w:color w:val="000000" w:themeColor="text1"/>
          <w:sz w:val="22"/>
          <w:szCs w:val="22"/>
          <w:shd w:val="clear" w:color="auto" w:fill="FFFFFF"/>
          <w:lang w:val="fr-FR"/>
        </w:rPr>
        <w:t>Assistance Publique des Hôpitaux de Marseille</w:t>
      </w:r>
      <w:r w:rsidRPr="00EA6B7A">
        <w:rPr>
          <w:rFonts w:asciiTheme="minorHAnsi" w:hAnsiTheme="minorHAnsi" w:cstheme="minorHAnsi"/>
          <w:color w:val="000000" w:themeColor="text1"/>
          <w:sz w:val="22"/>
          <w:szCs w:val="22"/>
          <w:lang w:val="fr-FR"/>
        </w:rPr>
        <w:t xml:space="preserve">, Aix-Marseille </w:t>
      </w:r>
      <w:proofErr w:type="spellStart"/>
      <w:r w:rsidRPr="00EA6B7A">
        <w:rPr>
          <w:rFonts w:asciiTheme="minorHAnsi" w:hAnsiTheme="minorHAnsi" w:cstheme="minorHAnsi"/>
          <w:color w:val="000000" w:themeColor="text1"/>
          <w:sz w:val="22"/>
          <w:szCs w:val="22"/>
          <w:lang w:val="fr-FR"/>
        </w:rPr>
        <w:t>University</w:t>
      </w:r>
      <w:proofErr w:type="spellEnd"/>
      <w:r w:rsidRPr="00EA6B7A">
        <w:rPr>
          <w:rFonts w:asciiTheme="minorHAnsi" w:hAnsiTheme="minorHAnsi" w:cstheme="minorHAnsi"/>
          <w:color w:val="000000" w:themeColor="text1"/>
          <w:sz w:val="22"/>
          <w:szCs w:val="22"/>
          <w:lang w:val="fr-FR"/>
        </w:rPr>
        <w:t xml:space="preserve">, </w:t>
      </w:r>
      <w:proofErr w:type="spellStart"/>
      <w:r w:rsidRPr="00EA6B7A">
        <w:rPr>
          <w:rFonts w:asciiTheme="minorHAnsi" w:hAnsiTheme="minorHAnsi" w:cstheme="minorHAnsi"/>
          <w:color w:val="000000" w:themeColor="text1"/>
          <w:sz w:val="22"/>
          <w:szCs w:val="22"/>
          <w:lang w:val="fr-FR"/>
        </w:rPr>
        <w:t>CEReSS-Health</w:t>
      </w:r>
      <w:proofErr w:type="spellEnd"/>
      <w:r w:rsidRPr="00EA6B7A">
        <w:rPr>
          <w:rFonts w:asciiTheme="minorHAnsi" w:hAnsiTheme="minorHAnsi" w:cstheme="minorHAnsi"/>
          <w:color w:val="000000" w:themeColor="text1"/>
          <w:sz w:val="22"/>
          <w:szCs w:val="22"/>
          <w:lang w:val="fr-FR"/>
        </w:rPr>
        <w:t xml:space="preserve"> Service </w:t>
      </w:r>
      <w:proofErr w:type="spellStart"/>
      <w:r w:rsidRPr="00EA6B7A">
        <w:rPr>
          <w:rFonts w:asciiTheme="minorHAnsi" w:hAnsiTheme="minorHAnsi" w:cstheme="minorHAnsi"/>
          <w:color w:val="000000" w:themeColor="text1"/>
          <w:sz w:val="22"/>
          <w:szCs w:val="22"/>
          <w:lang w:val="fr-FR"/>
        </w:rPr>
        <w:t>Research</w:t>
      </w:r>
      <w:proofErr w:type="spellEnd"/>
      <w:r w:rsidRPr="00EA6B7A">
        <w:rPr>
          <w:rFonts w:asciiTheme="minorHAnsi" w:hAnsiTheme="minorHAnsi" w:cstheme="minorHAnsi"/>
          <w:color w:val="000000" w:themeColor="text1"/>
          <w:sz w:val="22"/>
          <w:szCs w:val="22"/>
          <w:lang w:val="fr-FR"/>
        </w:rPr>
        <w:t xml:space="preserve"> and </w:t>
      </w:r>
      <w:proofErr w:type="spellStart"/>
      <w:r w:rsidRPr="00EA6B7A">
        <w:rPr>
          <w:rFonts w:asciiTheme="minorHAnsi" w:hAnsiTheme="minorHAnsi" w:cstheme="minorHAnsi"/>
          <w:color w:val="000000" w:themeColor="text1"/>
          <w:sz w:val="22"/>
          <w:szCs w:val="22"/>
          <w:lang w:val="fr-FR"/>
        </w:rPr>
        <w:t>Quality</w:t>
      </w:r>
      <w:proofErr w:type="spellEnd"/>
      <w:r w:rsidRPr="00EA6B7A">
        <w:rPr>
          <w:rFonts w:asciiTheme="minorHAnsi" w:hAnsiTheme="minorHAnsi" w:cstheme="minorHAnsi"/>
          <w:color w:val="000000" w:themeColor="text1"/>
          <w:sz w:val="22"/>
          <w:szCs w:val="22"/>
          <w:lang w:val="fr-FR"/>
        </w:rPr>
        <w:t xml:space="preserve"> of Life Center, 27, boulevard Jean -Moulin, 13005 Marseille, France</w:t>
      </w:r>
    </w:p>
    <w:p w14:paraId="71217382" w14:textId="77777777" w:rsidR="0041163F" w:rsidRPr="00EA6B7A" w:rsidRDefault="0041163F" w:rsidP="0041163F">
      <w:pPr>
        <w:spacing w:after="200"/>
        <w:ind w:right="-499"/>
        <w:rPr>
          <w:rFonts w:asciiTheme="minorHAnsi" w:hAnsiTheme="minorHAnsi" w:cstheme="minorHAnsi"/>
          <w:color w:val="000000" w:themeColor="text1"/>
          <w:sz w:val="22"/>
          <w:szCs w:val="22"/>
          <w:shd w:val="clear" w:color="auto" w:fill="FFFFFF"/>
          <w:lang w:val="fr-FR"/>
        </w:rPr>
      </w:pPr>
      <w:r w:rsidRPr="00EA6B7A">
        <w:rPr>
          <w:rFonts w:asciiTheme="minorHAnsi" w:hAnsiTheme="minorHAnsi" w:cstheme="minorHAnsi"/>
          <w:color w:val="000000" w:themeColor="text1"/>
          <w:sz w:val="22"/>
          <w:szCs w:val="22"/>
          <w:shd w:val="clear" w:color="auto" w:fill="FFFFFF"/>
          <w:lang w:val="fr-FR"/>
        </w:rPr>
        <w:t xml:space="preserve">5 Fondation </w:t>
      </w:r>
      <w:proofErr w:type="spellStart"/>
      <w:r w:rsidRPr="00EA6B7A">
        <w:rPr>
          <w:rFonts w:asciiTheme="minorHAnsi" w:hAnsiTheme="minorHAnsi" w:cstheme="minorHAnsi"/>
          <w:color w:val="000000" w:themeColor="text1"/>
          <w:sz w:val="22"/>
          <w:szCs w:val="22"/>
          <w:shd w:val="clear" w:color="auto" w:fill="FFFFFF"/>
          <w:lang w:val="fr-FR"/>
        </w:rPr>
        <w:t>FondaMental</w:t>
      </w:r>
      <w:proofErr w:type="spellEnd"/>
      <w:r w:rsidRPr="00EA6B7A">
        <w:rPr>
          <w:rFonts w:asciiTheme="minorHAnsi" w:hAnsiTheme="minorHAnsi" w:cstheme="minorHAnsi"/>
          <w:color w:val="000000" w:themeColor="text1"/>
          <w:sz w:val="22"/>
          <w:szCs w:val="22"/>
          <w:shd w:val="clear" w:color="auto" w:fill="FFFFFF"/>
          <w:lang w:val="fr-FR"/>
        </w:rPr>
        <w:t>, Créteil, France</w:t>
      </w:r>
    </w:p>
    <w:p w14:paraId="2B593697" w14:textId="77777777" w:rsidR="0041163F" w:rsidRPr="00EA6B7A" w:rsidRDefault="0041163F" w:rsidP="0041163F">
      <w:pPr>
        <w:rPr>
          <w:rFonts w:asciiTheme="minorHAnsi" w:hAnsiTheme="minorHAnsi" w:cstheme="minorHAnsi"/>
          <w:sz w:val="22"/>
          <w:szCs w:val="22"/>
          <w:lang w:val="fr-FR"/>
        </w:rPr>
      </w:pPr>
      <w:proofErr w:type="spellStart"/>
      <w:r w:rsidRPr="00EA6B7A">
        <w:rPr>
          <w:rFonts w:asciiTheme="minorHAnsi" w:hAnsiTheme="minorHAnsi" w:cstheme="minorHAnsi"/>
          <w:b/>
          <w:bCs/>
          <w:sz w:val="22"/>
          <w:szCs w:val="22"/>
          <w:lang w:val="fr-FR"/>
        </w:rPr>
        <w:t>Corresponding</w:t>
      </w:r>
      <w:proofErr w:type="spellEnd"/>
      <w:r w:rsidRPr="00EA6B7A">
        <w:rPr>
          <w:rFonts w:asciiTheme="minorHAnsi" w:hAnsiTheme="minorHAnsi" w:cstheme="minorHAnsi"/>
          <w:b/>
          <w:bCs/>
          <w:sz w:val="22"/>
          <w:szCs w:val="22"/>
          <w:lang w:val="fr-FR"/>
        </w:rPr>
        <w:t xml:space="preserve"> </w:t>
      </w:r>
      <w:proofErr w:type="spellStart"/>
      <w:proofErr w:type="gramStart"/>
      <w:r w:rsidRPr="00EA6B7A">
        <w:rPr>
          <w:rFonts w:asciiTheme="minorHAnsi" w:hAnsiTheme="minorHAnsi" w:cstheme="minorHAnsi"/>
          <w:b/>
          <w:bCs/>
          <w:sz w:val="22"/>
          <w:szCs w:val="22"/>
          <w:lang w:val="fr-FR"/>
        </w:rPr>
        <w:t>author</w:t>
      </w:r>
      <w:proofErr w:type="spellEnd"/>
      <w:r w:rsidRPr="00EA6B7A">
        <w:rPr>
          <w:rFonts w:asciiTheme="minorHAnsi" w:hAnsiTheme="minorHAnsi" w:cstheme="minorHAnsi"/>
          <w:sz w:val="22"/>
          <w:szCs w:val="22"/>
          <w:lang w:val="fr-FR"/>
        </w:rPr>
        <w:t>:</w:t>
      </w:r>
      <w:proofErr w:type="gramEnd"/>
      <w:r w:rsidRPr="00EA6B7A">
        <w:rPr>
          <w:rFonts w:asciiTheme="minorHAnsi" w:hAnsiTheme="minorHAnsi" w:cstheme="minorHAnsi"/>
          <w:sz w:val="22"/>
          <w:szCs w:val="22"/>
          <w:lang w:val="fr-FR"/>
        </w:rPr>
        <w:t xml:space="preserve"> </w:t>
      </w:r>
    </w:p>
    <w:p w14:paraId="18901C25" w14:textId="77777777" w:rsidR="0041163F" w:rsidRPr="00EA6B7A" w:rsidRDefault="0041163F" w:rsidP="0041163F">
      <w:pPr>
        <w:pStyle w:val="Default"/>
        <w:rPr>
          <w:rFonts w:asciiTheme="minorHAnsi" w:hAnsiTheme="minorHAnsi" w:cstheme="minorHAnsi"/>
          <w:b/>
          <w:color w:val="auto"/>
          <w:sz w:val="22"/>
          <w:szCs w:val="22"/>
          <w:lang w:val="fr-FR"/>
        </w:rPr>
      </w:pPr>
    </w:p>
    <w:p w14:paraId="6B947062" w14:textId="2D7AF085" w:rsidR="0041163F" w:rsidRPr="00EA6B7A" w:rsidRDefault="0041163F" w:rsidP="0041163F">
      <w:pPr>
        <w:ind w:right="-499"/>
        <w:jc w:val="both"/>
        <w:rPr>
          <w:rFonts w:asciiTheme="minorHAnsi" w:hAnsiTheme="minorHAnsi" w:cstheme="minorHAnsi"/>
          <w:sz w:val="22"/>
          <w:szCs w:val="22"/>
          <w:lang w:val="fr-FR"/>
        </w:rPr>
      </w:pPr>
      <w:r w:rsidRPr="00EA6B7A">
        <w:rPr>
          <w:rFonts w:asciiTheme="minorHAnsi" w:hAnsiTheme="minorHAnsi" w:cstheme="minorHAnsi"/>
          <w:sz w:val="22"/>
          <w:szCs w:val="22"/>
          <w:lang w:val="fr-FR"/>
        </w:rPr>
        <w:t xml:space="preserve">*Guillaume Fond, </w:t>
      </w:r>
      <w:r w:rsidRPr="00EA6B7A">
        <w:rPr>
          <w:rFonts w:asciiTheme="minorHAnsi" w:hAnsiTheme="minorHAnsi" w:cstheme="minorHAnsi"/>
          <w:color w:val="212121"/>
          <w:sz w:val="22"/>
          <w:szCs w:val="22"/>
          <w:shd w:val="clear" w:color="auto" w:fill="FFFFFF"/>
          <w:lang w:val="fr-FR"/>
        </w:rPr>
        <w:t>Assistance Publique des Hôpitaux de Marseille</w:t>
      </w:r>
      <w:r w:rsidRPr="00EA6B7A">
        <w:rPr>
          <w:rFonts w:asciiTheme="minorHAnsi" w:hAnsiTheme="minorHAnsi" w:cstheme="minorHAnsi"/>
          <w:sz w:val="22"/>
          <w:szCs w:val="22"/>
          <w:lang w:val="fr-FR"/>
        </w:rPr>
        <w:t xml:space="preserve">, Aix-Marseille </w:t>
      </w:r>
      <w:proofErr w:type="spellStart"/>
      <w:r w:rsidRPr="00EA6B7A">
        <w:rPr>
          <w:rFonts w:asciiTheme="minorHAnsi" w:hAnsiTheme="minorHAnsi" w:cstheme="minorHAnsi"/>
          <w:sz w:val="22"/>
          <w:szCs w:val="22"/>
          <w:lang w:val="fr-FR"/>
        </w:rPr>
        <w:t>University</w:t>
      </w:r>
      <w:proofErr w:type="spellEnd"/>
      <w:r w:rsidRPr="00EA6B7A">
        <w:rPr>
          <w:rFonts w:asciiTheme="minorHAnsi" w:hAnsiTheme="minorHAnsi" w:cstheme="minorHAnsi"/>
          <w:sz w:val="22"/>
          <w:szCs w:val="22"/>
          <w:lang w:val="fr-FR"/>
        </w:rPr>
        <w:t xml:space="preserve">, </w:t>
      </w:r>
      <w:proofErr w:type="spellStart"/>
      <w:r w:rsidRPr="00EA6B7A">
        <w:rPr>
          <w:rFonts w:asciiTheme="minorHAnsi" w:hAnsiTheme="minorHAnsi" w:cstheme="minorHAnsi"/>
          <w:sz w:val="22"/>
          <w:szCs w:val="22"/>
          <w:lang w:val="fr-FR"/>
        </w:rPr>
        <w:t>CEReSS-Health</w:t>
      </w:r>
      <w:proofErr w:type="spellEnd"/>
      <w:r w:rsidRPr="00EA6B7A">
        <w:rPr>
          <w:rFonts w:asciiTheme="minorHAnsi" w:hAnsiTheme="minorHAnsi" w:cstheme="minorHAnsi"/>
          <w:sz w:val="22"/>
          <w:szCs w:val="22"/>
          <w:lang w:val="fr-FR"/>
        </w:rPr>
        <w:t xml:space="preserve"> Service </w:t>
      </w:r>
      <w:proofErr w:type="spellStart"/>
      <w:r w:rsidRPr="00EA6B7A">
        <w:rPr>
          <w:rFonts w:asciiTheme="minorHAnsi" w:hAnsiTheme="minorHAnsi" w:cstheme="minorHAnsi"/>
          <w:sz w:val="22"/>
          <w:szCs w:val="22"/>
          <w:lang w:val="fr-FR"/>
        </w:rPr>
        <w:t>Research</w:t>
      </w:r>
      <w:proofErr w:type="spellEnd"/>
      <w:r w:rsidRPr="00EA6B7A">
        <w:rPr>
          <w:rFonts w:asciiTheme="minorHAnsi" w:hAnsiTheme="minorHAnsi" w:cstheme="minorHAnsi"/>
          <w:sz w:val="22"/>
          <w:szCs w:val="22"/>
          <w:lang w:val="fr-FR"/>
        </w:rPr>
        <w:t xml:space="preserve"> and </w:t>
      </w:r>
      <w:proofErr w:type="spellStart"/>
      <w:r w:rsidRPr="00EA6B7A">
        <w:rPr>
          <w:rFonts w:asciiTheme="minorHAnsi" w:hAnsiTheme="minorHAnsi" w:cstheme="minorHAnsi"/>
          <w:sz w:val="22"/>
          <w:szCs w:val="22"/>
          <w:lang w:val="fr-FR"/>
        </w:rPr>
        <w:t>Quality</w:t>
      </w:r>
      <w:proofErr w:type="spellEnd"/>
      <w:r w:rsidRPr="00EA6B7A">
        <w:rPr>
          <w:rFonts w:asciiTheme="minorHAnsi" w:hAnsiTheme="minorHAnsi" w:cstheme="minorHAnsi"/>
          <w:sz w:val="22"/>
          <w:szCs w:val="22"/>
          <w:lang w:val="fr-FR"/>
        </w:rPr>
        <w:t xml:space="preserve"> of Life Center, 27, boulevard Jean-Moulin, 13005 Marseille, France</w:t>
      </w:r>
      <w:r w:rsidRPr="00EA6B7A">
        <w:rPr>
          <w:rFonts w:asciiTheme="minorHAnsi" w:hAnsiTheme="minorHAnsi" w:cstheme="minorHAnsi"/>
          <w:color w:val="000000"/>
          <w:sz w:val="22"/>
          <w:szCs w:val="22"/>
          <w:lang w:val="fr-FR"/>
        </w:rPr>
        <w:t>.</w:t>
      </w:r>
      <w:r w:rsidRPr="00EA6B7A">
        <w:rPr>
          <w:rFonts w:asciiTheme="minorHAnsi" w:hAnsiTheme="minorHAnsi" w:cstheme="minorHAnsi"/>
          <w:color w:val="000000"/>
          <w:sz w:val="22"/>
          <w:szCs w:val="22"/>
          <w:lang w:val="fr-FR"/>
        </w:rPr>
        <w:br/>
      </w:r>
      <w:proofErr w:type="gramStart"/>
      <w:r w:rsidRPr="00EA6B7A">
        <w:rPr>
          <w:rFonts w:asciiTheme="minorHAnsi" w:hAnsiTheme="minorHAnsi" w:cstheme="minorHAnsi"/>
          <w:color w:val="000000"/>
          <w:sz w:val="22"/>
          <w:szCs w:val="22"/>
          <w:lang w:val="fr-FR"/>
        </w:rPr>
        <w:t>e-mail:</w:t>
      </w:r>
      <w:proofErr w:type="gramEnd"/>
      <w:r w:rsidRPr="00EA6B7A">
        <w:rPr>
          <w:rFonts w:asciiTheme="minorHAnsi" w:hAnsiTheme="minorHAnsi" w:cstheme="minorHAnsi"/>
          <w:color w:val="000000"/>
          <w:sz w:val="22"/>
          <w:szCs w:val="22"/>
          <w:lang w:val="fr-FR"/>
        </w:rPr>
        <w:t xml:space="preserve"> </w:t>
      </w:r>
      <w:hyperlink r:id="rId11" w:history="1">
        <w:r w:rsidRPr="00EA6B7A">
          <w:rPr>
            <w:rStyle w:val="Lienhypertexte"/>
            <w:rFonts w:asciiTheme="minorHAnsi" w:hAnsiTheme="minorHAnsi" w:cstheme="minorHAnsi"/>
            <w:sz w:val="22"/>
            <w:szCs w:val="22"/>
            <w:lang w:val="fr-FR"/>
          </w:rPr>
          <w:t>guillaume.fond@ap-hm.fr</w:t>
        </w:r>
      </w:hyperlink>
      <w:r w:rsidRPr="00EA6B7A">
        <w:rPr>
          <w:rFonts w:asciiTheme="minorHAnsi" w:hAnsiTheme="minorHAnsi" w:cstheme="minorHAnsi"/>
          <w:color w:val="000000"/>
          <w:sz w:val="22"/>
          <w:szCs w:val="22"/>
          <w:lang w:val="fr-FR"/>
        </w:rPr>
        <w:t xml:space="preserve"> </w:t>
      </w:r>
      <w:r w:rsidR="00EC5CEA" w:rsidRPr="00EA6B7A">
        <w:rPr>
          <w:rFonts w:asciiTheme="minorHAnsi" w:hAnsiTheme="minorHAnsi" w:cstheme="minorHAnsi"/>
          <w:color w:val="000000"/>
          <w:sz w:val="22"/>
          <w:szCs w:val="22"/>
          <w:lang w:val="fr-FR"/>
        </w:rPr>
        <w:t>(</w:t>
      </w:r>
      <w:r w:rsidR="005709DC" w:rsidRPr="00EA6B7A">
        <w:rPr>
          <w:rFonts w:asciiTheme="minorHAnsi" w:hAnsiTheme="minorHAnsi" w:cstheme="minorHAnsi"/>
          <w:color w:val="000000"/>
          <w:sz w:val="22"/>
          <w:szCs w:val="22"/>
          <w:lang w:val="fr-FR"/>
        </w:rPr>
        <w:t>+33 6 68 10 22 58</w:t>
      </w:r>
      <w:r w:rsidR="00EC5CEA" w:rsidRPr="00EA6B7A">
        <w:rPr>
          <w:rFonts w:asciiTheme="minorHAnsi" w:hAnsiTheme="minorHAnsi" w:cstheme="minorHAnsi"/>
          <w:color w:val="000000"/>
          <w:sz w:val="22"/>
          <w:szCs w:val="22"/>
          <w:lang w:val="fr-FR"/>
        </w:rPr>
        <w:t>)</w:t>
      </w:r>
    </w:p>
    <w:p w14:paraId="38A8619A" w14:textId="77777777" w:rsidR="0041163F" w:rsidRPr="00EA6B7A" w:rsidRDefault="0041163F" w:rsidP="0041163F">
      <w:pPr>
        <w:spacing w:line="360" w:lineRule="auto"/>
        <w:ind w:right="-499"/>
        <w:jc w:val="both"/>
        <w:rPr>
          <w:rFonts w:asciiTheme="minorHAnsi" w:hAnsiTheme="minorHAnsi" w:cstheme="minorHAnsi"/>
          <w:sz w:val="22"/>
          <w:szCs w:val="22"/>
          <w:lang w:val="fr-FR"/>
        </w:rPr>
      </w:pPr>
    </w:p>
    <w:p w14:paraId="02ADA64F" w14:textId="0945FDFA" w:rsidR="00EC5CEA" w:rsidRPr="007F576F" w:rsidRDefault="005709DC" w:rsidP="00EC5CEA">
      <w:pPr>
        <w:spacing w:line="360" w:lineRule="auto"/>
        <w:ind w:right="-499"/>
        <w:jc w:val="both"/>
        <w:rPr>
          <w:rFonts w:asciiTheme="minorHAnsi" w:hAnsiTheme="minorHAnsi" w:cstheme="minorHAnsi"/>
          <w:b/>
          <w:color w:val="000000" w:themeColor="text1"/>
          <w:sz w:val="22"/>
          <w:szCs w:val="22"/>
        </w:rPr>
      </w:pPr>
      <w:r w:rsidRPr="007F576F">
        <w:rPr>
          <w:rFonts w:asciiTheme="minorHAnsi" w:hAnsiTheme="minorHAnsi" w:cstheme="minorHAnsi"/>
          <w:b/>
          <w:color w:val="000000" w:themeColor="text1"/>
          <w:sz w:val="22"/>
          <w:szCs w:val="22"/>
        </w:rPr>
        <w:t>Authorship statement</w:t>
      </w:r>
      <w:r w:rsidR="00EC5CEA" w:rsidRPr="007F576F">
        <w:rPr>
          <w:rFonts w:asciiTheme="minorHAnsi" w:hAnsiTheme="minorHAnsi" w:cstheme="minorHAnsi"/>
          <w:b/>
          <w:color w:val="000000" w:themeColor="text1"/>
          <w:sz w:val="22"/>
          <w:szCs w:val="22"/>
        </w:rPr>
        <w:t>:</w:t>
      </w:r>
    </w:p>
    <w:p w14:paraId="13758764" w14:textId="3399DB08" w:rsidR="005709DC" w:rsidRPr="007F576F" w:rsidRDefault="005709DC" w:rsidP="0041163F">
      <w:pPr>
        <w:spacing w:line="360" w:lineRule="auto"/>
        <w:ind w:right="-499"/>
        <w:jc w:val="both"/>
        <w:rPr>
          <w:rFonts w:asciiTheme="minorHAnsi" w:hAnsiTheme="minorHAnsi" w:cstheme="minorHAnsi"/>
          <w:sz w:val="22"/>
          <w:szCs w:val="22"/>
        </w:rPr>
      </w:pPr>
      <w:r w:rsidRPr="007F576F">
        <w:rPr>
          <w:rFonts w:asciiTheme="minorHAnsi" w:hAnsiTheme="minorHAnsi" w:cstheme="minorHAnsi"/>
          <w:sz w:val="22"/>
          <w:szCs w:val="22"/>
        </w:rPr>
        <w:t>All authors listed meet the authorship criteria according to the latest guidelines of the International Committee of Medical Journal Editors and agree with the manuscript.</w:t>
      </w:r>
    </w:p>
    <w:p w14:paraId="5511AF45" w14:textId="77777777" w:rsidR="005709DC" w:rsidRPr="007F576F" w:rsidRDefault="005709DC" w:rsidP="0041163F">
      <w:pPr>
        <w:spacing w:line="360" w:lineRule="auto"/>
        <w:ind w:right="-499"/>
        <w:jc w:val="both"/>
        <w:rPr>
          <w:rFonts w:asciiTheme="minorHAnsi" w:hAnsiTheme="minorHAnsi" w:cstheme="minorHAnsi"/>
          <w:b/>
          <w:bCs/>
          <w:sz w:val="22"/>
          <w:szCs w:val="22"/>
        </w:rPr>
      </w:pPr>
    </w:p>
    <w:p w14:paraId="2BBE9B14" w14:textId="12B6B75F" w:rsidR="00EC5CEA" w:rsidRPr="000F745B" w:rsidRDefault="0041163F" w:rsidP="005709DC">
      <w:pPr>
        <w:spacing w:line="360" w:lineRule="auto"/>
        <w:ind w:right="-499"/>
        <w:jc w:val="both"/>
        <w:rPr>
          <w:rFonts w:asciiTheme="minorHAnsi" w:hAnsiTheme="minorHAnsi" w:cstheme="minorHAnsi"/>
          <w:i/>
          <w:iCs/>
          <w:color w:val="000000" w:themeColor="text1"/>
          <w:sz w:val="22"/>
          <w:szCs w:val="22"/>
        </w:rPr>
      </w:pPr>
      <w:r w:rsidRPr="007F576F">
        <w:rPr>
          <w:rFonts w:asciiTheme="minorHAnsi" w:hAnsiTheme="minorHAnsi" w:cstheme="minorHAnsi"/>
          <w:b/>
          <w:bCs/>
          <w:sz w:val="22"/>
          <w:szCs w:val="22"/>
        </w:rPr>
        <w:t>Word count</w:t>
      </w:r>
      <w:r w:rsidRPr="007F576F">
        <w:rPr>
          <w:rFonts w:asciiTheme="minorHAnsi" w:hAnsiTheme="minorHAnsi" w:cstheme="minorHAnsi"/>
          <w:sz w:val="22"/>
          <w:szCs w:val="22"/>
        </w:rPr>
        <w:t xml:space="preserve">: </w:t>
      </w:r>
      <w:r w:rsidR="008D66FE" w:rsidRPr="007F576F">
        <w:rPr>
          <w:rFonts w:asciiTheme="minorHAnsi" w:hAnsiTheme="minorHAnsi" w:cstheme="minorHAnsi"/>
          <w:b/>
          <w:bCs/>
          <w:color w:val="FF0000"/>
          <w:sz w:val="22"/>
          <w:szCs w:val="22"/>
        </w:rPr>
        <w:t>4</w:t>
      </w:r>
      <w:r w:rsidR="000F745B">
        <w:rPr>
          <w:rFonts w:asciiTheme="minorHAnsi" w:hAnsiTheme="minorHAnsi" w:cstheme="minorHAnsi"/>
          <w:b/>
          <w:bCs/>
          <w:color w:val="FF0000"/>
          <w:sz w:val="22"/>
          <w:szCs w:val="22"/>
        </w:rPr>
        <w:t>779</w:t>
      </w:r>
      <w:r w:rsidR="00646D36" w:rsidRPr="007F576F">
        <w:rPr>
          <w:rFonts w:asciiTheme="minorHAnsi" w:hAnsiTheme="minorHAnsi" w:cstheme="minorHAnsi"/>
          <w:b/>
          <w:bCs/>
          <w:color w:val="000000" w:themeColor="text1"/>
          <w:sz w:val="22"/>
          <w:szCs w:val="22"/>
        </w:rPr>
        <w:t>/5000</w:t>
      </w:r>
      <w:r w:rsidR="000F745B">
        <w:rPr>
          <w:rFonts w:asciiTheme="minorHAnsi" w:hAnsiTheme="minorHAnsi" w:cstheme="minorHAnsi"/>
          <w:color w:val="000000" w:themeColor="text1"/>
          <w:sz w:val="22"/>
          <w:szCs w:val="22"/>
        </w:rPr>
        <w:t xml:space="preserve"> (</w:t>
      </w:r>
      <w:r w:rsidR="000F745B">
        <w:rPr>
          <w:rFonts w:asciiTheme="minorHAnsi" w:hAnsiTheme="minorHAnsi" w:cstheme="minorHAnsi"/>
          <w:i/>
          <w:iCs/>
          <w:color w:val="000000" w:themeColor="text1"/>
          <w:sz w:val="22"/>
          <w:szCs w:val="22"/>
        </w:rPr>
        <w:t>including acknowledgments, abstract, and main text)</w:t>
      </w:r>
    </w:p>
    <w:p w14:paraId="33AFDF9A" w14:textId="526C3F31" w:rsidR="00D34006" w:rsidRPr="007F576F" w:rsidRDefault="00D34006" w:rsidP="00D34006">
      <w:pPr>
        <w:spacing w:line="360" w:lineRule="auto"/>
        <w:ind w:right="50"/>
        <w:jc w:val="both"/>
        <w:rPr>
          <w:rFonts w:asciiTheme="minorHAnsi" w:hAnsiTheme="minorHAnsi" w:cstheme="minorHAnsi"/>
          <w:sz w:val="22"/>
          <w:szCs w:val="22"/>
        </w:rPr>
      </w:pPr>
      <w:r w:rsidRPr="007F576F">
        <w:rPr>
          <w:rFonts w:asciiTheme="minorHAnsi" w:hAnsiTheme="minorHAnsi" w:cstheme="minorHAnsi"/>
          <w:b/>
          <w:sz w:val="22"/>
          <w:szCs w:val="22"/>
        </w:rPr>
        <w:t>Keywords:</w:t>
      </w:r>
      <w:r w:rsidRPr="007F576F">
        <w:rPr>
          <w:rFonts w:asciiTheme="minorHAnsi" w:hAnsiTheme="minorHAnsi" w:cstheme="minorHAnsi"/>
          <w:sz w:val="22"/>
          <w:szCs w:val="22"/>
        </w:rPr>
        <w:t xml:space="preserve"> </w:t>
      </w:r>
      <w:r>
        <w:rPr>
          <w:rFonts w:asciiTheme="minorHAnsi" w:hAnsiTheme="minorHAnsi" w:cstheme="minorHAnsi"/>
          <w:sz w:val="22"/>
          <w:szCs w:val="22"/>
        </w:rPr>
        <w:t>Sleep; m</w:t>
      </w:r>
      <w:r w:rsidRPr="007F576F">
        <w:rPr>
          <w:rFonts w:asciiTheme="minorHAnsi" w:hAnsiTheme="minorHAnsi" w:cstheme="minorHAnsi"/>
          <w:sz w:val="22"/>
          <w:szCs w:val="22"/>
        </w:rPr>
        <w:t>ental health; health services;</w:t>
      </w:r>
      <w:r>
        <w:rPr>
          <w:rFonts w:asciiTheme="minorHAnsi" w:hAnsiTheme="minorHAnsi" w:cstheme="minorHAnsi"/>
          <w:sz w:val="22"/>
          <w:szCs w:val="22"/>
        </w:rPr>
        <w:t xml:space="preserve"> burnout;</w:t>
      </w:r>
      <w:r w:rsidRPr="007F576F">
        <w:rPr>
          <w:rFonts w:asciiTheme="minorHAnsi" w:hAnsiTheme="minorHAnsi" w:cstheme="minorHAnsi"/>
          <w:sz w:val="22"/>
          <w:szCs w:val="22"/>
        </w:rPr>
        <w:t xml:space="preserve"> depression.</w:t>
      </w:r>
    </w:p>
    <w:p w14:paraId="513B45A3" w14:textId="77777777" w:rsidR="005709DC" w:rsidRPr="007F576F" w:rsidRDefault="005709DC" w:rsidP="00EC5CEA">
      <w:pPr>
        <w:jc w:val="both"/>
        <w:rPr>
          <w:rFonts w:asciiTheme="minorHAnsi" w:hAnsiTheme="minorHAnsi" w:cstheme="minorHAnsi"/>
          <w:b/>
          <w:color w:val="000000" w:themeColor="text1"/>
          <w:sz w:val="22"/>
          <w:szCs w:val="22"/>
        </w:rPr>
      </w:pPr>
    </w:p>
    <w:p w14:paraId="346A2D24" w14:textId="77777777" w:rsidR="007C3589" w:rsidRPr="007F576F" w:rsidRDefault="007C3589">
      <w:pPr>
        <w:rPr>
          <w:rFonts w:asciiTheme="minorHAnsi" w:hAnsiTheme="minorHAnsi" w:cstheme="minorHAnsi"/>
          <w:b/>
          <w:color w:val="000000" w:themeColor="text1"/>
          <w:sz w:val="22"/>
          <w:szCs w:val="22"/>
        </w:rPr>
      </w:pPr>
      <w:r w:rsidRPr="007F576F">
        <w:rPr>
          <w:rFonts w:asciiTheme="minorHAnsi" w:hAnsiTheme="minorHAnsi" w:cstheme="minorHAnsi"/>
          <w:b/>
          <w:color w:val="000000" w:themeColor="text1"/>
          <w:sz w:val="22"/>
          <w:szCs w:val="22"/>
        </w:rPr>
        <w:br w:type="page"/>
      </w:r>
    </w:p>
    <w:p w14:paraId="1CB4950A" w14:textId="460057B3" w:rsidR="00F92494" w:rsidRPr="007F576F" w:rsidRDefault="000F745B" w:rsidP="00F92494">
      <w:pPr>
        <w:pStyle w:val="Titre1"/>
        <w:keepNext w:val="0"/>
        <w:rPr>
          <w:rFonts w:asciiTheme="minorHAnsi" w:hAnsiTheme="minorHAnsi" w:cstheme="minorHAnsi"/>
          <w:sz w:val="22"/>
          <w:szCs w:val="22"/>
        </w:rPr>
      </w:pPr>
      <w:r>
        <w:rPr>
          <w:rFonts w:asciiTheme="minorHAnsi" w:hAnsiTheme="minorHAnsi" w:cstheme="minorHAnsi"/>
          <w:sz w:val="22"/>
          <w:szCs w:val="22"/>
        </w:rPr>
        <w:lastRenderedPageBreak/>
        <w:t>Disclosure</w:t>
      </w:r>
    </w:p>
    <w:p w14:paraId="56C65EE6" w14:textId="7C25FB3D" w:rsidR="00F92494" w:rsidRPr="000F745B" w:rsidRDefault="009A5E22" w:rsidP="00F92494">
      <w:pPr>
        <w:pStyle w:val="Titre1"/>
        <w:keepNext w:val="0"/>
        <w:rPr>
          <w:rFonts w:asciiTheme="minorHAnsi" w:hAnsiTheme="minorHAnsi" w:cstheme="minorHAnsi"/>
          <w:b w:val="0"/>
          <w:bCs w:val="0"/>
          <w:i/>
          <w:kern w:val="0"/>
          <w:sz w:val="22"/>
          <w:szCs w:val="22"/>
        </w:rPr>
      </w:pPr>
      <w:r w:rsidRPr="007F576F">
        <w:rPr>
          <w:rFonts w:asciiTheme="minorHAnsi" w:hAnsiTheme="minorHAnsi" w:cstheme="minorHAnsi"/>
          <w:b w:val="0"/>
          <w:bCs w:val="0"/>
          <w:i/>
          <w:kern w:val="0"/>
          <w:sz w:val="22"/>
          <w:szCs w:val="22"/>
        </w:rPr>
        <w:t>No external funding.</w:t>
      </w:r>
      <w:r w:rsidR="000F745B">
        <w:rPr>
          <w:rFonts w:asciiTheme="minorHAnsi" w:hAnsiTheme="minorHAnsi" w:cstheme="minorHAnsi"/>
          <w:b w:val="0"/>
          <w:bCs w:val="0"/>
          <w:i/>
          <w:kern w:val="0"/>
          <w:sz w:val="22"/>
          <w:szCs w:val="22"/>
        </w:rPr>
        <w:t xml:space="preserve"> </w:t>
      </w:r>
      <w:r w:rsidR="00F92494" w:rsidRPr="007F576F">
        <w:rPr>
          <w:rFonts w:asciiTheme="minorHAnsi" w:hAnsiTheme="minorHAnsi" w:cstheme="minorHAnsi"/>
          <w:b w:val="0"/>
          <w:i/>
          <w:sz w:val="22"/>
          <w:szCs w:val="22"/>
        </w:rPr>
        <w:t xml:space="preserve">No conflict of interest. </w:t>
      </w:r>
    </w:p>
    <w:p w14:paraId="13337539" w14:textId="77777777" w:rsidR="00F92494" w:rsidRPr="007F576F" w:rsidRDefault="00F92494" w:rsidP="00F92494">
      <w:pPr>
        <w:rPr>
          <w:rFonts w:asciiTheme="minorHAnsi" w:hAnsiTheme="minorHAnsi" w:cstheme="minorHAnsi"/>
          <w:sz w:val="22"/>
          <w:szCs w:val="22"/>
        </w:rPr>
      </w:pPr>
    </w:p>
    <w:p w14:paraId="3824D31D" w14:textId="77777777" w:rsidR="00F92494" w:rsidRPr="007F576F" w:rsidRDefault="00F92494" w:rsidP="00F92494">
      <w:pPr>
        <w:rPr>
          <w:rFonts w:asciiTheme="minorHAnsi" w:hAnsiTheme="minorHAnsi" w:cstheme="minorHAnsi"/>
          <w:b/>
          <w:bCs/>
          <w:sz w:val="22"/>
          <w:szCs w:val="22"/>
        </w:rPr>
      </w:pPr>
      <w:r w:rsidRPr="007F576F">
        <w:rPr>
          <w:rFonts w:asciiTheme="minorHAnsi" w:hAnsiTheme="minorHAnsi" w:cstheme="minorHAnsi"/>
          <w:b/>
          <w:bCs/>
          <w:sz w:val="22"/>
          <w:szCs w:val="22"/>
        </w:rPr>
        <w:t>Ethical approval statement</w:t>
      </w:r>
    </w:p>
    <w:p w14:paraId="300F62B2" w14:textId="5BB62AE1" w:rsidR="00F92494" w:rsidRDefault="00F92494" w:rsidP="009A5E22">
      <w:pPr>
        <w:pStyle w:val="Titre1"/>
        <w:keepNext w:val="0"/>
        <w:rPr>
          <w:rFonts w:asciiTheme="minorHAnsi" w:hAnsiTheme="minorHAnsi" w:cstheme="minorHAnsi"/>
          <w:b w:val="0"/>
          <w:bCs w:val="0"/>
          <w:i/>
          <w:kern w:val="0"/>
          <w:sz w:val="22"/>
          <w:szCs w:val="22"/>
        </w:rPr>
      </w:pPr>
      <w:r w:rsidRPr="007F576F">
        <w:rPr>
          <w:rFonts w:asciiTheme="minorHAnsi" w:hAnsiTheme="minorHAnsi" w:cstheme="minorHAnsi"/>
          <w:b w:val="0"/>
          <w:bCs w:val="0"/>
          <w:i/>
          <w:kern w:val="0"/>
          <w:sz w:val="22"/>
          <w:szCs w:val="22"/>
        </w:rPr>
        <w:t xml:space="preserve">The study was performed in accordance with the Declaration of Helsinki and the French </w:t>
      </w:r>
      <w:proofErr w:type="spellStart"/>
      <w:r w:rsidRPr="007F576F">
        <w:rPr>
          <w:rFonts w:asciiTheme="minorHAnsi" w:hAnsiTheme="minorHAnsi" w:cstheme="minorHAnsi"/>
          <w:b w:val="0"/>
          <w:bCs w:val="0"/>
          <w:i/>
          <w:kern w:val="0"/>
          <w:sz w:val="22"/>
          <w:szCs w:val="22"/>
        </w:rPr>
        <w:t>Jardé</w:t>
      </w:r>
      <w:proofErr w:type="spellEnd"/>
      <w:r w:rsidRPr="007F576F">
        <w:rPr>
          <w:rFonts w:asciiTheme="minorHAnsi" w:hAnsiTheme="minorHAnsi" w:cstheme="minorHAnsi"/>
          <w:b w:val="0"/>
          <w:bCs w:val="0"/>
          <w:i/>
          <w:kern w:val="0"/>
          <w:sz w:val="22"/>
          <w:szCs w:val="22"/>
        </w:rPr>
        <w:t xml:space="preserve"> law. The study was approved by the National Ethical Committee (IRB n°C08 / 21.01.06.93911, CNIL). The data were collected anonymously. Because participation in this study was voluntary and anonymous, written informed consent was not obtained. The participants were informed that clicking on the first page of the questionnaire indicated consent to participate, and that they could withdraw their participation at any time.</w:t>
      </w:r>
    </w:p>
    <w:p w14:paraId="7697DE5D" w14:textId="77777777" w:rsidR="009A5E22" w:rsidRPr="009A5E22" w:rsidRDefault="009A5E22" w:rsidP="009A5E22"/>
    <w:p w14:paraId="3BAD7CFC" w14:textId="07B48BF7" w:rsidR="00EC5CEA" w:rsidRPr="007F576F" w:rsidRDefault="00EC5CEA" w:rsidP="00EC5CEA">
      <w:pPr>
        <w:jc w:val="both"/>
        <w:rPr>
          <w:rFonts w:asciiTheme="minorHAnsi" w:hAnsiTheme="minorHAnsi" w:cstheme="minorHAnsi"/>
          <w:sz w:val="22"/>
          <w:szCs w:val="22"/>
        </w:rPr>
      </w:pPr>
      <w:r w:rsidRPr="007F576F">
        <w:rPr>
          <w:rFonts w:asciiTheme="minorHAnsi" w:hAnsiTheme="minorHAnsi" w:cstheme="minorHAnsi"/>
          <w:b/>
          <w:color w:val="000000" w:themeColor="text1"/>
          <w:sz w:val="22"/>
          <w:szCs w:val="22"/>
        </w:rPr>
        <w:t xml:space="preserve">Acknowledgments. </w:t>
      </w:r>
      <w:r w:rsidRPr="007F576F">
        <w:rPr>
          <w:rFonts w:asciiTheme="minorHAnsi" w:hAnsiTheme="minorHAnsi" w:cstheme="minorHAnsi"/>
          <w:sz w:val="22"/>
          <w:szCs w:val="22"/>
        </w:rPr>
        <w:t xml:space="preserve">We express all our thanks to the institutions and professional associations, which participated in the diffusion of the survey. We thank the following institutions/facilities for their participation in the dissemination of the study : regional health agencies: Provence Alpes Côte d'Azur, Brittany, Ile de France, GHT : Alps, </w:t>
      </w:r>
      <w:proofErr w:type="spellStart"/>
      <w:r w:rsidRPr="007F576F">
        <w:rPr>
          <w:rFonts w:asciiTheme="minorHAnsi" w:hAnsiTheme="minorHAnsi" w:cstheme="minorHAnsi"/>
          <w:sz w:val="22"/>
          <w:szCs w:val="22"/>
        </w:rPr>
        <w:t>Dauphiné</w:t>
      </w:r>
      <w:proofErr w:type="spellEnd"/>
      <w:r w:rsidRPr="007F576F">
        <w:rPr>
          <w:rFonts w:asciiTheme="minorHAnsi" w:hAnsiTheme="minorHAnsi" w:cstheme="minorHAnsi"/>
          <w:sz w:val="22"/>
          <w:szCs w:val="22"/>
        </w:rPr>
        <w:t xml:space="preserve">, Rhône </w:t>
      </w:r>
      <w:proofErr w:type="spellStart"/>
      <w:r w:rsidRPr="007F576F">
        <w:rPr>
          <w:rFonts w:asciiTheme="minorHAnsi" w:hAnsiTheme="minorHAnsi" w:cstheme="minorHAnsi"/>
          <w:sz w:val="22"/>
          <w:szCs w:val="22"/>
        </w:rPr>
        <w:t>center</w:t>
      </w:r>
      <w:proofErr w:type="spellEnd"/>
      <w:r w:rsidRPr="007F576F">
        <w:rPr>
          <w:rFonts w:asciiTheme="minorHAnsi" w:hAnsiTheme="minorHAnsi" w:cstheme="minorHAnsi"/>
          <w:sz w:val="22"/>
          <w:szCs w:val="22"/>
        </w:rPr>
        <w:t xml:space="preserve">, South </w:t>
      </w:r>
      <w:proofErr w:type="spellStart"/>
      <w:r w:rsidRPr="007F576F">
        <w:rPr>
          <w:rFonts w:asciiTheme="minorHAnsi" w:hAnsiTheme="minorHAnsi" w:cstheme="minorHAnsi"/>
          <w:sz w:val="22"/>
          <w:szCs w:val="22"/>
        </w:rPr>
        <w:t>Drôme</w:t>
      </w:r>
      <w:proofErr w:type="spellEnd"/>
      <w:r w:rsidRPr="007F576F">
        <w:rPr>
          <w:rFonts w:asciiTheme="minorHAnsi" w:hAnsiTheme="minorHAnsi" w:cstheme="minorHAnsi"/>
          <w:sz w:val="22"/>
          <w:szCs w:val="22"/>
        </w:rPr>
        <w:t xml:space="preserve">, </w:t>
      </w:r>
      <w:proofErr w:type="spellStart"/>
      <w:r w:rsidRPr="007F576F">
        <w:rPr>
          <w:rFonts w:asciiTheme="minorHAnsi" w:hAnsiTheme="minorHAnsi" w:cstheme="minorHAnsi"/>
          <w:sz w:val="22"/>
          <w:szCs w:val="22"/>
        </w:rPr>
        <w:t>Ardèche</w:t>
      </w:r>
      <w:proofErr w:type="spellEnd"/>
      <w:r w:rsidRPr="007F576F">
        <w:rPr>
          <w:rFonts w:asciiTheme="minorHAnsi" w:hAnsiTheme="minorHAnsi" w:cstheme="minorHAnsi"/>
          <w:sz w:val="22"/>
          <w:szCs w:val="22"/>
        </w:rPr>
        <w:t xml:space="preserve">, Western Brittany, South Brittany, Upper Brittany, South Corsica, South Val </w:t>
      </w:r>
      <w:proofErr w:type="spellStart"/>
      <w:r w:rsidRPr="007F576F">
        <w:rPr>
          <w:rFonts w:asciiTheme="minorHAnsi" w:hAnsiTheme="minorHAnsi" w:cstheme="minorHAnsi"/>
          <w:sz w:val="22"/>
          <w:szCs w:val="22"/>
        </w:rPr>
        <w:t>d'Oise</w:t>
      </w:r>
      <w:proofErr w:type="spellEnd"/>
      <w:r w:rsidRPr="007F576F">
        <w:rPr>
          <w:rFonts w:asciiTheme="minorHAnsi" w:hAnsiTheme="minorHAnsi" w:cstheme="minorHAnsi"/>
          <w:sz w:val="22"/>
          <w:szCs w:val="22"/>
        </w:rPr>
        <w:t xml:space="preserve">, North Hauts-de-Seine, Ile de France, South Vaucluse, Var, Alpes-de-Haute-Provence, </w:t>
      </w:r>
      <w:proofErr w:type="spellStart"/>
      <w:r w:rsidRPr="007F576F">
        <w:rPr>
          <w:rFonts w:asciiTheme="minorHAnsi" w:hAnsiTheme="minorHAnsi" w:cstheme="minorHAnsi"/>
          <w:sz w:val="22"/>
          <w:szCs w:val="22"/>
        </w:rPr>
        <w:t>Bouches</w:t>
      </w:r>
      <w:proofErr w:type="spellEnd"/>
      <w:r w:rsidRPr="007F576F">
        <w:rPr>
          <w:rFonts w:asciiTheme="minorHAnsi" w:hAnsiTheme="minorHAnsi" w:cstheme="minorHAnsi"/>
          <w:sz w:val="22"/>
          <w:szCs w:val="22"/>
        </w:rPr>
        <w:t xml:space="preserve">-du-Rhône, Alpes Maritimes, Southern Alps, Academic hospitals: Assistance </w:t>
      </w:r>
      <w:proofErr w:type="spellStart"/>
      <w:r w:rsidRPr="007F576F">
        <w:rPr>
          <w:rFonts w:asciiTheme="minorHAnsi" w:hAnsiTheme="minorHAnsi" w:cstheme="minorHAnsi"/>
          <w:sz w:val="22"/>
          <w:szCs w:val="22"/>
        </w:rPr>
        <w:t>publique</w:t>
      </w:r>
      <w:proofErr w:type="spellEnd"/>
      <w:r w:rsidRPr="007F576F">
        <w:rPr>
          <w:rFonts w:asciiTheme="minorHAnsi" w:hAnsiTheme="minorHAnsi" w:cstheme="minorHAnsi"/>
          <w:sz w:val="22"/>
          <w:szCs w:val="22"/>
        </w:rPr>
        <w:t xml:space="preserve"> </w:t>
      </w:r>
      <w:proofErr w:type="spellStart"/>
      <w:r w:rsidRPr="007F576F">
        <w:rPr>
          <w:rFonts w:asciiTheme="minorHAnsi" w:hAnsiTheme="minorHAnsi" w:cstheme="minorHAnsi"/>
          <w:sz w:val="22"/>
          <w:szCs w:val="22"/>
        </w:rPr>
        <w:t>Hôpitaux</w:t>
      </w:r>
      <w:proofErr w:type="spellEnd"/>
      <w:r w:rsidRPr="007F576F">
        <w:rPr>
          <w:rFonts w:asciiTheme="minorHAnsi" w:hAnsiTheme="minorHAnsi" w:cstheme="minorHAnsi"/>
          <w:sz w:val="22"/>
          <w:szCs w:val="22"/>
        </w:rPr>
        <w:t xml:space="preserve"> de Marseille, Assistance </w:t>
      </w:r>
      <w:proofErr w:type="spellStart"/>
      <w:r w:rsidRPr="007F576F">
        <w:rPr>
          <w:rFonts w:asciiTheme="minorHAnsi" w:hAnsiTheme="minorHAnsi" w:cstheme="minorHAnsi"/>
          <w:sz w:val="22"/>
          <w:szCs w:val="22"/>
        </w:rPr>
        <w:t>publique</w:t>
      </w:r>
      <w:proofErr w:type="spellEnd"/>
      <w:r w:rsidRPr="007F576F">
        <w:rPr>
          <w:rFonts w:asciiTheme="minorHAnsi" w:hAnsiTheme="minorHAnsi" w:cstheme="minorHAnsi"/>
          <w:sz w:val="22"/>
          <w:szCs w:val="22"/>
        </w:rPr>
        <w:t xml:space="preserve"> </w:t>
      </w:r>
      <w:proofErr w:type="spellStart"/>
      <w:r w:rsidRPr="007F576F">
        <w:rPr>
          <w:rFonts w:asciiTheme="minorHAnsi" w:hAnsiTheme="minorHAnsi" w:cstheme="minorHAnsi"/>
          <w:sz w:val="22"/>
          <w:szCs w:val="22"/>
        </w:rPr>
        <w:t>Hôpitaux</w:t>
      </w:r>
      <w:proofErr w:type="spellEnd"/>
      <w:r w:rsidRPr="007F576F">
        <w:rPr>
          <w:rFonts w:asciiTheme="minorHAnsi" w:hAnsiTheme="minorHAnsi" w:cstheme="minorHAnsi"/>
          <w:sz w:val="22"/>
          <w:szCs w:val="22"/>
        </w:rPr>
        <w:t xml:space="preserve"> de Paris, Hospices civils de Lyon, CHU d 'Amiens, CHU d 'Angers, CHU de Besancon, CHU de </w:t>
      </w:r>
      <w:proofErr w:type="spellStart"/>
      <w:r w:rsidRPr="007F576F">
        <w:rPr>
          <w:rFonts w:asciiTheme="minorHAnsi" w:hAnsiTheme="minorHAnsi" w:cstheme="minorHAnsi"/>
          <w:sz w:val="22"/>
          <w:szCs w:val="22"/>
        </w:rPr>
        <w:t>Bres,t</w:t>
      </w:r>
      <w:proofErr w:type="spellEnd"/>
      <w:r w:rsidRPr="007F576F">
        <w:rPr>
          <w:rFonts w:asciiTheme="minorHAnsi" w:hAnsiTheme="minorHAnsi" w:cstheme="minorHAnsi"/>
          <w:sz w:val="22"/>
          <w:szCs w:val="22"/>
        </w:rPr>
        <w:t xml:space="preserve"> CHRU de Caen, CHU de Clermont-Ferrand, CHU de Dijon, CHU de Grenoble, CHU of Lille, CHU of Limoges, CHU of Martinique, CHU of Montpellier, CHRU of Nancy, CHU of Nantes, CHU of Pointe-à-</w:t>
      </w:r>
      <w:proofErr w:type="spellStart"/>
      <w:r w:rsidRPr="007F576F">
        <w:rPr>
          <w:rFonts w:asciiTheme="minorHAnsi" w:hAnsiTheme="minorHAnsi" w:cstheme="minorHAnsi"/>
          <w:sz w:val="22"/>
          <w:szCs w:val="22"/>
        </w:rPr>
        <w:t>Pitre</w:t>
      </w:r>
      <w:proofErr w:type="spellEnd"/>
      <w:r w:rsidRPr="007F576F">
        <w:rPr>
          <w:rFonts w:asciiTheme="minorHAnsi" w:hAnsiTheme="minorHAnsi" w:cstheme="minorHAnsi"/>
          <w:sz w:val="22"/>
          <w:szCs w:val="22"/>
        </w:rPr>
        <w:t xml:space="preserve">/Les Abymes, CHU of Reims, CHU of Rennes, CHU of La Reunion, CHU of Rouen, CHU of Saint-Étienne, CHU of Toulouse, CHRU of Tours, Private hospitals: Angers: </w:t>
      </w:r>
      <w:proofErr w:type="spellStart"/>
      <w:r w:rsidRPr="007F576F">
        <w:rPr>
          <w:rFonts w:asciiTheme="minorHAnsi" w:hAnsiTheme="minorHAnsi" w:cstheme="minorHAnsi"/>
          <w:sz w:val="22"/>
          <w:szCs w:val="22"/>
        </w:rPr>
        <w:t>Institut</w:t>
      </w:r>
      <w:proofErr w:type="spellEnd"/>
      <w:r w:rsidRPr="007F576F">
        <w:rPr>
          <w:rFonts w:asciiTheme="minorHAnsi" w:hAnsiTheme="minorHAnsi" w:cstheme="minorHAnsi"/>
          <w:sz w:val="22"/>
          <w:szCs w:val="22"/>
        </w:rPr>
        <w:t xml:space="preserve"> de </w:t>
      </w:r>
      <w:proofErr w:type="spellStart"/>
      <w:r w:rsidRPr="007F576F">
        <w:rPr>
          <w:rFonts w:asciiTheme="minorHAnsi" w:hAnsiTheme="minorHAnsi" w:cstheme="minorHAnsi"/>
          <w:sz w:val="22"/>
          <w:szCs w:val="22"/>
        </w:rPr>
        <w:t>cancérologie</w:t>
      </w:r>
      <w:proofErr w:type="spellEnd"/>
      <w:r w:rsidRPr="007F576F">
        <w:rPr>
          <w:rFonts w:asciiTheme="minorHAnsi" w:hAnsiTheme="minorHAnsi" w:cstheme="minorHAnsi"/>
          <w:sz w:val="22"/>
          <w:szCs w:val="22"/>
        </w:rPr>
        <w:t xml:space="preserve"> de </w:t>
      </w:r>
      <w:proofErr w:type="spellStart"/>
      <w:r w:rsidRPr="007F576F">
        <w:rPr>
          <w:rFonts w:asciiTheme="minorHAnsi" w:hAnsiTheme="minorHAnsi" w:cstheme="minorHAnsi"/>
          <w:sz w:val="22"/>
          <w:szCs w:val="22"/>
        </w:rPr>
        <w:t>l'Ouest</w:t>
      </w:r>
      <w:proofErr w:type="spellEnd"/>
      <w:r w:rsidRPr="007F576F">
        <w:rPr>
          <w:rFonts w:asciiTheme="minorHAnsi" w:hAnsiTheme="minorHAnsi" w:cstheme="minorHAnsi"/>
          <w:sz w:val="22"/>
          <w:szCs w:val="22"/>
        </w:rPr>
        <w:t xml:space="preserve"> Bordeaux: </w:t>
      </w:r>
      <w:proofErr w:type="spellStart"/>
      <w:r w:rsidRPr="007F576F">
        <w:rPr>
          <w:rFonts w:asciiTheme="minorHAnsi" w:hAnsiTheme="minorHAnsi" w:cstheme="minorHAnsi"/>
          <w:sz w:val="22"/>
          <w:szCs w:val="22"/>
        </w:rPr>
        <w:t>Institut</w:t>
      </w:r>
      <w:proofErr w:type="spellEnd"/>
      <w:r w:rsidRPr="007F576F">
        <w:rPr>
          <w:rFonts w:asciiTheme="minorHAnsi" w:hAnsiTheme="minorHAnsi" w:cstheme="minorHAnsi"/>
          <w:sz w:val="22"/>
          <w:szCs w:val="22"/>
        </w:rPr>
        <w:t xml:space="preserve"> </w:t>
      </w:r>
      <w:proofErr w:type="spellStart"/>
      <w:r w:rsidRPr="007F576F">
        <w:rPr>
          <w:rFonts w:asciiTheme="minorHAnsi" w:hAnsiTheme="minorHAnsi" w:cstheme="minorHAnsi"/>
          <w:sz w:val="22"/>
          <w:szCs w:val="22"/>
        </w:rPr>
        <w:t>Bergonié</w:t>
      </w:r>
      <w:proofErr w:type="spellEnd"/>
      <w:r w:rsidRPr="007F576F">
        <w:rPr>
          <w:rFonts w:asciiTheme="minorHAnsi" w:hAnsiTheme="minorHAnsi" w:cstheme="minorHAnsi"/>
          <w:sz w:val="22"/>
          <w:szCs w:val="22"/>
        </w:rPr>
        <w:t xml:space="preserve"> Caen: Centre François </w:t>
      </w:r>
      <w:proofErr w:type="spellStart"/>
      <w:r w:rsidRPr="007F576F">
        <w:rPr>
          <w:rFonts w:asciiTheme="minorHAnsi" w:hAnsiTheme="minorHAnsi" w:cstheme="minorHAnsi"/>
          <w:sz w:val="22"/>
          <w:szCs w:val="22"/>
        </w:rPr>
        <w:t>Baclesse</w:t>
      </w:r>
      <w:proofErr w:type="spellEnd"/>
      <w:r w:rsidRPr="007F576F">
        <w:rPr>
          <w:rFonts w:asciiTheme="minorHAnsi" w:hAnsiTheme="minorHAnsi" w:cstheme="minorHAnsi"/>
          <w:sz w:val="22"/>
          <w:szCs w:val="22"/>
        </w:rPr>
        <w:t xml:space="preserve"> Clermont-Ferrand: Centre Jean Perrin Dijon: Centre George-François Leclerc Lille: Centre Oscar </w:t>
      </w:r>
      <w:proofErr w:type="spellStart"/>
      <w:r w:rsidRPr="007F576F">
        <w:rPr>
          <w:rFonts w:asciiTheme="minorHAnsi" w:hAnsiTheme="minorHAnsi" w:cstheme="minorHAnsi"/>
          <w:sz w:val="22"/>
          <w:szCs w:val="22"/>
        </w:rPr>
        <w:t>Lambret</w:t>
      </w:r>
      <w:proofErr w:type="spellEnd"/>
      <w:r w:rsidRPr="007F576F">
        <w:rPr>
          <w:rFonts w:asciiTheme="minorHAnsi" w:hAnsiTheme="minorHAnsi" w:cstheme="minorHAnsi"/>
          <w:sz w:val="22"/>
          <w:szCs w:val="22"/>
        </w:rPr>
        <w:t xml:space="preserve"> Lyon: Centre Léon </w:t>
      </w:r>
      <w:proofErr w:type="spellStart"/>
      <w:r w:rsidRPr="007F576F">
        <w:rPr>
          <w:rFonts w:asciiTheme="minorHAnsi" w:hAnsiTheme="minorHAnsi" w:cstheme="minorHAnsi"/>
          <w:sz w:val="22"/>
          <w:szCs w:val="22"/>
        </w:rPr>
        <w:t>Bérard</w:t>
      </w:r>
      <w:proofErr w:type="spellEnd"/>
      <w:r w:rsidRPr="007F576F">
        <w:rPr>
          <w:rFonts w:asciiTheme="minorHAnsi" w:hAnsiTheme="minorHAnsi" w:cstheme="minorHAnsi"/>
          <w:sz w:val="22"/>
          <w:szCs w:val="22"/>
        </w:rPr>
        <w:t xml:space="preserve"> Marseille: </w:t>
      </w:r>
      <w:proofErr w:type="spellStart"/>
      <w:r w:rsidRPr="007F576F">
        <w:rPr>
          <w:rFonts w:asciiTheme="minorHAnsi" w:hAnsiTheme="minorHAnsi" w:cstheme="minorHAnsi"/>
          <w:sz w:val="22"/>
          <w:szCs w:val="22"/>
        </w:rPr>
        <w:t>Institut</w:t>
      </w:r>
      <w:proofErr w:type="spellEnd"/>
      <w:r w:rsidRPr="007F576F">
        <w:rPr>
          <w:rFonts w:asciiTheme="minorHAnsi" w:hAnsiTheme="minorHAnsi" w:cstheme="minorHAnsi"/>
          <w:sz w:val="22"/>
          <w:szCs w:val="22"/>
        </w:rPr>
        <w:t xml:space="preserve"> Paoli-</w:t>
      </w:r>
      <w:proofErr w:type="spellStart"/>
      <w:r w:rsidRPr="007F576F">
        <w:rPr>
          <w:rFonts w:asciiTheme="minorHAnsi" w:hAnsiTheme="minorHAnsi" w:cstheme="minorHAnsi"/>
          <w:sz w:val="22"/>
          <w:szCs w:val="22"/>
        </w:rPr>
        <w:t>Calmettes</w:t>
      </w:r>
      <w:proofErr w:type="spellEnd"/>
      <w:r w:rsidRPr="007F576F">
        <w:rPr>
          <w:rFonts w:asciiTheme="minorHAnsi" w:hAnsiTheme="minorHAnsi" w:cstheme="minorHAnsi"/>
          <w:sz w:val="22"/>
          <w:szCs w:val="22"/>
        </w:rPr>
        <w:t xml:space="preserve"> Nice: Centre Antoine </w:t>
      </w:r>
      <w:proofErr w:type="spellStart"/>
      <w:r w:rsidRPr="007F576F">
        <w:rPr>
          <w:rFonts w:asciiTheme="minorHAnsi" w:hAnsiTheme="minorHAnsi" w:cstheme="minorHAnsi"/>
          <w:sz w:val="22"/>
          <w:szCs w:val="22"/>
        </w:rPr>
        <w:t>Lacassagne</w:t>
      </w:r>
      <w:proofErr w:type="spellEnd"/>
      <w:r w:rsidRPr="007F576F">
        <w:rPr>
          <w:rFonts w:asciiTheme="minorHAnsi" w:hAnsiTheme="minorHAnsi" w:cstheme="minorHAnsi"/>
          <w:sz w:val="22"/>
          <w:szCs w:val="22"/>
        </w:rPr>
        <w:t xml:space="preserve">, Associations : French National Association of Occupational Therapists, National Association of Graduate Nurses and Students, French association of dieticians nutritionists, French association of care managers, Professional association of midwives, Committee of agreement of the nursing training and executives, National College of Physiotherapy Fédération </w:t>
      </w:r>
      <w:proofErr w:type="spellStart"/>
      <w:r w:rsidRPr="007F576F">
        <w:rPr>
          <w:rFonts w:asciiTheme="minorHAnsi" w:hAnsiTheme="minorHAnsi" w:cstheme="minorHAnsi"/>
          <w:sz w:val="22"/>
          <w:szCs w:val="22"/>
        </w:rPr>
        <w:t>hospitalière</w:t>
      </w:r>
      <w:proofErr w:type="spellEnd"/>
      <w:r w:rsidRPr="007F576F">
        <w:rPr>
          <w:rFonts w:asciiTheme="minorHAnsi" w:hAnsiTheme="minorHAnsi" w:cstheme="minorHAnsi"/>
          <w:sz w:val="22"/>
          <w:szCs w:val="22"/>
        </w:rPr>
        <w:t xml:space="preserve"> de France, Fédération </w:t>
      </w:r>
      <w:proofErr w:type="spellStart"/>
      <w:r w:rsidRPr="007F576F">
        <w:rPr>
          <w:rFonts w:asciiTheme="minorHAnsi" w:hAnsiTheme="minorHAnsi" w:cstheme="minorHAnsi"/>
          <w:sz w:val="22"/>
          <w:szCs w:val="22"/>
        </w:rPr>
        <w:t>nationale</w:t>
      </w:r>
      <w:proofErr w:type="spellEnd"/>
      <w:r w:rsidRPr="007F576F">
        <w:rPr>
          <w:rFonts w:asciiTheme="minorHAnsi" w:hAnsiTheme="minorHAnsi" w:cstheme="minorHAnsi"/>
          <w:sz w:val="22"/>
          <w:szCs w:val="22"/>
        </w:rPr>
        <w:t xml:space="preserve"> des associations </w:t>
      </w:r>
      <w:proofErr w:type="spellStart"/>
      <w:r w:rsidRPr="007F576F">
        <w:rPr>
          <w:rFonts w:asciiTheme="minorHAnsi" w:hAnsiTheme="minorHAnsi" w:cstheme="minorHAnsi"/>
          <w:sz w:val="22"/>
          <w:szCs w:val="22"/>
        </w:rPr>
        <w:t>d'aides-soignants</w:t>
      </w:r>
      <w:proofErr w:type="spellEnd"/>
      <w:r w:rsidRPr="007F576F">
        <w:rPr>
          <w:rFonts w:asciiTheme="minorHAnsi" w:hAnsiTheme="minorHAnsi" w:cstheme="minorHAnsi"/>
          <w:sz w:val="22"/>
          <w:szCs w:val="22"/>
        </w:rPr>
        <w:t xml:space="preserve">, </w:t>
      </w:r>
      <w:proofErr w:type="spellStart"/>
      <w:r w:rsidRPr="007F576F">
        <w:rPr>
          <w:rFonts w:asciiTheme="minorHAnsi" w:hAnsiTheme="minorHAnsi" w:cstheme="minorHAnsi"/>
          <w:sz w:val="22"/>
          <w:szCs w:val="22"/>
        </w:rPr>
        <w:t>Syndicat</w:t>
      </w:r>
      <w:proofErr w:type="spellEnd"/>
      <w:r w:rsidRPr="007F576F">
        <w:rPr>
          <w:rFonts w:asciiTheme="minorHAnsi" w:hAnsiTheme="minorHAnsi" w:cstheme="minorHAnsi"/>
          <w:sz w:val="22"/>
          <w:szCs w:val="22"/>
        </w:rPr>
        <w:t xml:space="preserve"> national des </w:t>
      </w:r>
      <w:proofErr w:type="spellStart"/>
      <w:r w:rsidRPr="007F576F">
        <w:rPr>
          <w:rFonts w:asciiTheme="minorHAnsi" w:hAnsiTheme="minorHAnsi" w:cstheme="minorHAnsi"/>
          <w:sz w:val="22"/>
          <w:szCs w:val="22"/>
        </w:rPr>
        <w:t>infirmiers</w:t>
      </w:r>
      <w:proofErr w:type="spellEnd"/>
      <w:r w:rsidRPr="007F576F">
        <w:rPr>
          <w:rFonts w:asciiTheme="minorHAnsi" w:hAnsiTheme="minorHAnsi" w:cstheme="minorHAnsi"/>
          <w:sz w:val="22"/>
          <w:szCs w:val="22"/>
        </w:rPr>
        <w:t xml:space="preserve"> </w:t>
      </w:r>
      <w:proofErr w:type="spellStart"/>
      <w:r w:rsidRPr="007F576F">
        <w:rPr>
          <w:rFonts w:asciiTheme="minorHAnsi" w:hAnsiTheme="minorHAnsi" w:cstheme="minorHAnsi"/>
          <w:sz w:val="22"/>
          <w:szCs w:val="22"/>
        </w:rPr>
        <w:t>anesthésistes</w:t>
      </w:r>
      <w:proofErr w:type="spellEnd"/>
      <w:r w:rsidRPr="007F576F">
        <w:rPr>
          <w:rFonts w:asciiTheme="minorHAnsi" w:hAnsiTheme="minorHAnsi" w:cstheme="minorHAnsi"/>
          <w:sz w:val="22"/>
          <w:szCs w:val="22"/>
        </w:rPr>
        <w:t xml:space="preserve">, </w:t>
      </w:r>
      <w:proofErr w:type="spellStart"/>
      <w:r w:rsidRPr="007F576F">
        <w:rPr>
          <w:rFonts w:asciiTheme="minorHAnsi" w:hAnsiTheme="minorHAnsi" w:cstheme="minorHAnsi"/>
          <w:sz w:val="22"/>
          <w:szCs w:val="22"/>
        </w:rPr>
        <w:t>Syndicat</w:t>
      </w:r>
      <w:proofErr w:type="spellEnd"/>
      <w:r w:rsidRPr="007F576F">
        <w:rPr>
          <w:rFonts w:asciiTheme="minorHAnsi" w:hAnsiTheme="minorHAnsi" w:cstheme="minorHAnsi"/>
          <w:sz w:val="22"/>
          <w:szCs w:val="22"/>
        </w:rPr>
        <w:t xml:space="preserve"> national des </w:t>
      </w:r>
      <w:proofErr w:type="spellStart"/>
      <w:r w:rsidRPr="007F576F">
        <w:rPr>
          <w:rFonts w:asciiTheme="minorHAnsi" w:hAnsiTheme="minorHAnsi" w:cstheme="minorHAnsi"/>
          <w:sz w:val="22"/>
          <w:szCs w:val="22"/>
        </w:rPr>
        <w:t>infirmiers</w:t>
      </w:r>
      <w:proofErr w:type="spellEnd"/>
      <w:r w:rsidRPr="007F576F">
        <w:rPr>
          <w:rFonts w:asciiTheme="minorHAnsi" w:hAnsiTheme="minorHAnsi" w:cstheme="minorHAnsi"/>
          <w:sz w:val="22"/>
          <w:szCs w:val="22"/>
        </w:rPr>
        <w:t xml:space="preserve"> de bloc </w:t>
      </w:r>
      <w:proofErr w:type="spellStart"/>
      <w:r w:rsidRPr="007F576F">
        <w:rPr>
          <w:rFonts w:asciiTheme="minorHAnsi" w:hAnsiTheme="minorHAnsi" w:cstheme="minorHAnsi"/>
          <w:sz w:val="22"/>
          <w:szCs w:val="22"/>
        </w:rPr>
        <w:t>opératoire</w:t>
      </w:r>
      <w:proofErr w:type="spellEnd"/>
      <w:r w:rsidRPr="007F576F">
        <w:rPr>
          <w:rFonts w:asciiTheme="minorHAnsi" w:hAnsiTheme="minorHAnsi" w:cstheme="minorHAnsi"/>
          <w:sz w:val="22"/>
          <w:szCs w:val="22"/>
        </w:rPr>
        <w:t>.</w:t>
      </w:r>
    </w:p>
    <w:p w14:paraId="07C2F519" w14:textId="77777777" w:rsidR="00F92494" w:rsidRPr="007F576F" w:rsidRDefault="00F92494">
      <w:pPr>
        <w:rPr>
          <w:rFonts w:asciiTheme="minorHAnsi" w:hAnsiTheme="minorHAnsi" w:cstheme="minorHAnsi"/>
          <w:b/>
          <w:bCs/>
          <w:kern w:val="32"/>
          <w:sz w:val="22"/>
          <w:szCs w:val="22"/>
        </w:rPr>
      </w:pPr>
      <w:r w:rsidRPr="007F576F">
        <w:rPr>
          <w:rFonts w:asciiTheme="minorHAnsi" w:hAnsiTheme="minorHAnsi" w:cstheme="minorHAnsi"/>
          <w:sz w:val="22"/>
          <w:szCs w:val="22"/>
        </w:rPr>
        <w:br w:type="page"/>
      </w:r>
    </w:p>
    <w:p w14:paraId="5887F961" w14:textId="1E5F64D6" w:rsidR="0041163F" w:rsidRPr="007F576F" w:rsidRDefault="0041163F" w:rsidP="0041163F">
      <w:pPr>
        <w:pStyle w:val="Titre1"/>
        <w:ind w:right="50"/>
        <w:rPr>
          <w:rFonts w:asciiTheme="minorHAnsi" w:hAnsiTheme="minorHAnsi" w:cstheme="minorHAnsi"/>
          <w:color w:val="FF0000"/>
          <w:sz w:val="22"/>
          <w:szCs w:val="22"/>
        </w:rPr>
      </w:pPr>
      <w:r w:rsidRPr="007F576F">
        <w:rPr>
          <w:rFonts w:asciiTheme="minorHAnsi" w:hAnsiTheme="minorHAnsi" w:cstheme="minorHAnsi"/>
          <w:sz w:val="22"/>
          <w:szCs w:val="22"/>
        </w:rPr>
        <w:lastRenderedPageBreak/>
        <w:t xml:space="preserve">Abstract </w:t>
      </w:r>
      <w:r w:rsidRPr="007F576F">
        <w:rPr>
          <w:rFonts w:asciiTheme="minorHAnsi" w:hAnsiTheme="minorHAnsi" w:cstheme="minorHAnsi"/>
          <w:color w:val="FF0000"/>
          <w:sz w:val="22"/>
          <w:szCs w:val="22"/>
        </w:rPr>
        <w:t>(</w:t>
      </w:r>
      <w:r w:rsidR="00CF4CCE" w:rsidRPr="007F576F">
        <w:rPr>
          <w:rFonts w:asciiTheme="minorHAnsi" w:hAnsiTheme="minorHAnsi" w:cstheme="minorHAnsi"/>
          <w:color w:val="FF0000"/>
          <w:sz w:val="22"/>
          <w:szCs w:val="22"/>
        </w:rPr>
        <w:t>2</w:t>
      </w:r>
      <w:r w:rsidR="000A5D5A">
        <w:rPr>
          <w:rFonts w:asciiTheme="minorHAnsi" w:hAnsiTheme="minorHAnsi" w:cstheme="minorHAnsi"/>
          <w:color w:val="FF0000"/>
          <w:sz w:val="22"/>
          <w:szCs w:val="22"/>
        </w:rPr>
        <w:t>50</w:t>
      </w:r>
      <w:r w:rsidR="006C572B" w:rsidRPr="007F576F">
        <w:rPr>
          <w:rFonts w:asciiTheme="minorHAnsi" w:hAnsiTheme="minorHAnsi" w:cstheme="minorHAnsi"/>
          <w:color w:val="FF0000"/>
          <w:sz w:val="22"/>
          <w:szCs w:val="22"/>
        </w:rPr>
        <w:t>/2</w:t>
      </w:r>
      <w:r w:rsidR="000F745B">
        <w:rPr>
          <w:rFonts w:asciiTheme="minorHAnsi" w:hAnsiTheme="minorHAnsi" w:cstheme="minorHAnsi"/>
          <w:color w:val="FF0000"/>
          <w:sz w:val="22"/>
          <w:szCs w:val="22"/>
        </w:rPr>
        <w:t>5</w:t>
      </w:r>
      <w:r w:rsidR="006C572B" w:rsidRPr="007F576F">
        <w:rPr>
          <w:rFonts w:asciiTheme="minorHAnsi" w:hAnsiTheme="minorHAnsi" w:cstheme="minorHAnsi"/>
          <w:color w:val="FF0000"/>
          <w:sz w:val="22"/>
          <w:szCs w:val="22"/>
        </w:rPr>
        <w:t>0</w:t>
      </w:r>
      <w:r w:rsidRPr="007F576F">
        <w:rPr>
          <w:rFonts w:asciiTheme="minorHAnsi" w:hAnsiTheme="minorHAnsi" w:cstheme="minorHAnsi"/>
          <w:color w:val="FF0000"/>
          <w:sz w:val="22"/>
          <w:szCs w:val="22"/>
        </w:rPr>
        <w:t>)</w:t>
      </w:r>
    </w:p>
    <w:p w14:paraId="7376E902" w14:textId="77777777" w:rsidR="0041163F" w:rsidRPr="007F576F" w:rsidRDefault="0041163F" w:rsidP="0041163F">
      <w:pPr>
        <w:pStyle w:val="Default"/>
        <w:ind w:right="50"/>
        <w:rPr>
          <w:rFonts w:asciiTheme="minorHAnsi" w:hAnsiTheme="minorHAnsi" w:cstheme="minorHAnsi"/>
          <w:sz w:val="22"/>
          <w:szCs w:val="22"/>
        </w:rPr>
      </w:pPr>
    </w:p>
    <w:p w14:paraId="6971D3F6" w14:textId="08431399" w:rsidR="0041163F" w:rsidRPr="007F576F" w:rsidRDefault="0041163F" w:rsidP="001604DD">
      <w:pPr>
        <w:ind w:right="50"/>
        <w:jc w:val="both"/>
        <w:rPr>
          <w:rFonts w:asciiTheme="minorHAnsi" w:hAnsiTheme="minorHAnsi" w:cstheme="minorHAnsi"/>
          <w:sz w:val="22"/>
          <w:szCs w:val="22"/>
          <w:lang w:eastAsia="en-GB"/>
        </w:rPr>
        <w:pPrChange w:id="0" w:author="Guillaume Fond" w:date="2022-11-28T16:27:00Z">
          <w:pPr>
            <w:ind w:right="50"/>
          </w:pPr>
        </w:pPrChange>
      </w:pPr>
      <w:r w:rsidRPr="007F576F">
        <w:rPr>
          <w:rFonts w:asciiTheme="minorHAnsi" w:hAnsiTheme="minorHAnsi" w:cstheme="minorHAnsi"/>
          <w:sz w:val="22"/>
          <w:szCs w:val="22"/>
          <w:lang w:eastAsia="en-GB"/>
        </w:rPr>
        <w:t xml:space="preserve">Poor sleep is common in healthcare workers and may have detrimental effects on their health. </w:t>
      </w:r>
      <w:r w:rsidR="00383DDB" w:rsidRPr="007F576F">
        <w:rPr>
          <w:rFonts w:asciiTheme="minorHAnsi" w:hAnsiTheme="minorHAnsi" w:cstheme="minorHAnsi"/>
          <w:sz w:val="22"/>
          <w:szCs w:val="22"/>
          <w:lang w:eastAsia="en-GB"/>
        </w:rPr>
        <w:t xml:space="preserve">Individual and professional </w:t>
      </w:r>
      <w:r w:rsidRPr="007F576F">
        <w:rPr>
          <w:rFonts w:asciiTheme="minorHAnsi" w:hAnsiTheme="minorHAnsi" w:cstheme="minorHAnsi"/>
          <w:sz w:val="22"/>
          <w:szCs w:val="22"/>
          <w:lang w:eastAsia="en-GB"/>
        </w:rPr>
        <w:t>factors</w:t>
      </w:r>
      <w:r w:rsidR="00383DDB" w:rsidRPr="007F576F">
        <w:rPr>
          <w:rFonts w:asciiTheme="minorHAnsi" w:hAnsiTheme="minorHAnsi" w:cstheme="minorHAnsi"/>
          <w:sz w:val="22"/>
          <w:szCs w:val="22"/>
          <w:lang w:eastAsia="en-GB"/>
        </w:rPr>
        <w:t xml:space="preserve">, including the work environment, </w:t>
      </w:r>
      <w:r w:rsidRPr="007F576F">
        <w:rPr>
          <w:rFonts w:asciiTheme="minorHAnsi" w:hAnsiTheme="minorHAnsi" w:cstheme="minorHAnsi"/>
          <w:sz w:val="22"/>
          <w:szCs w:val="22"/>
          <w:lang w:eastAsia="en-GB"/>
        </w:rPr>
        <w:t xml:space="preserve">may be related to </w:t>
      </w:r>
      <w:r w:rsidR="00CF4CCE" w:rsidRPr="007F576F">
        <w:rPr>
          <w:rFonts w:asciiTheme="minorHAnsi" w:hAnsiTheme="minorHAnsi" w:cstheme="minorHAnsi"/>
          <w:sz w:val="22"/>
          <w:szCs w:val="22"/>
          <w:lang w:eastAsia="en-GB"/>
        </w:rPr>
        <w:t>poor</w:t>
      </w:r>
      <w:r w:rsidRPr="007F576F">
        <w:rPr>
          <w:rFonts w:asciiTheme="minorHAnsi" w:hAnsiTheme="minorHAnsi" w:cstheme="minorHAnsi"/>
          <w:sz w:val="22"/>
          <w:szCs w:val="22"/>
          <w:lang w:eastAsia="en-GB"/>
        </w:rPr>
        <w:t xml:space="preserve"> sleep</w:t>
      </w:r>
      <w:r w:rsidR="000A5D5A">
        <w:rPr>
          <w:rFonts w:asciiTheme="minorHAnsi" w:hAnsiTheme="minorHAnsi" w:cstheme="minorHAnsi"/>
          <w:sz w:val="22"/>
          <w:szCs w:val="22"/>
          <w:lang w:eastAsia="en-GB"/>
        </w:rPr>
        <w:t xml:space="preserve"> but few studies considered both in the same analysis</w:t>
      </w:r>
      <w:r w:rsidRPr="007F576F">
        <w:rPr>
          <w:rFonts w:asciiTheme="minorHAnsi" w:hAnsiTheme="minorHAnsi" w:cstheme="minorHAnsi"/>
          <w:sz w:val="22"/>
          <w:szCs w:val="22"/>
          <w:lang w:eastAsia="en-GB"/>
        </w:rPr>
        <w:t>.</w:t>
      </w:r>
      <w:r w:rsidR="000F745B">
        <w:rPr>
          <w:rFonts w:asciiTheme="minorHAnsi" w:hAnsiTheme="minorHAnsi" w:cstheme="minorHAnsi"/>
          <w:sz w:val="22"/>
          <w:szCs w:val="22"/>
          <w:lang w:eastAsia="en-GB"/>
        </w:rPr>
        <w:t xml:space="preserve"> </w:t>
      </w:r>
      <w:r w:rsidRPr="007F576F">
        <w:rPr>
          <w:rFonts w:asciiTheme="minorHAnsi" w:hAnsiTheme="minorHAnsi" w:cstheme="minorHAnsi"/>
          <w:sz w:val="22"/>
          <w:szCs w:val="22"/>
          <w:lang w:eastAsia="en-GB"/>
        </w:rPr>
        <w:t>T</w:t>
      </w:r>
      <w:r w:rsidR="000F745B">
        <w:rPr>
          <w:rFonts w:asciiTheme="minorHAnsi" w:hAnsiTheme="minorHAnsi" w:cstheme="minorHAnsi"/>
          <w:sz w:val="22"/>
          <w:szCs w:val="22"/>
          <w:lang w:eastAsia="en-GB"/>
        </w:rPr>
        <w:t>h</w:t>
      </w:r>
      <w:r w:rsidR="000A5D5A">
        <w:rPr>
          <w:rFonts w:asciiTheme="minorHAnsi" w:hAnsiTheme="minorHAnsi" w:cstheme="minorHAnsi"/>
          <w:sz w:val="22"/>
          <w:szCs w:val="22"/>
          <w:lang w:eastAsia="en-GB"/>
        </w:rPr>
        <w:t>us, th</w:t>
      </w:r>
      <w:r w:rsidR="000F745B">
        <w:rPr>
          <w:rFonts w:asciiTheme="minorHAnsi" w:hAnsiTheme="minorHAnsi" w:cstheme="minorHAnsi"/>
          <w:sz w:val="22"/>
          <w:szCs w:val="22"/>
          <w:lang w:eastAsia="en-GB"/>
        </w:rPr>
        <w:t>e aim of this study was t</w:t>
      </w:r>
      <w:r w:rsidRPr="007F576F">
        <w:rPr>
          <w:rFonts w:asciiTheme="minorHAnsi" w:hAnsiTheme="minorHAnsi" w:cstheme="minorHAnsi"/>
          <w:sz w:val="22"/>
          <w:szCs w:val="22"/>
          <w:lang w:eastAsia="en-GB"/>
        </w:rPr>
        <w:t xml:space="preserve">o determine the prevalence of poor </w:t>
      </w:r>
      <w:proofErr w:type="gramStart"/>
      <w:r w:rsidRPr="007F576F">
        <w:rPr>
          <w:rFonts w:asciiTheme="minorHAnsi" w:hAnsiTheme="minorHAnsi" w:cstheme="minorHAnsi"/>
          <w:sz w:val="22"/>
          <w:szCs w:val="22"/>
          <w:lang w:eastAsia="en-GB"/>
        </w:rPr>
        <w:t>sleep in</w:t>
      </w:r>
      <w:proofErr w:type="gramEnd"/>
      <w:r w:rsidRPr="007F576F">
        <w:rPr>
          <w:rFonts w:asciiTheme="minorHAnsi" w:hAnsiTheme="minorHAnsi" w:cstheme="minorHAnsi"/>
          <w:sz w:val="22"/>
          <w:szCs w:val="22"/>
          <w:lang w:eastAsia="en-GB"/>
        </w:rPr>
        <w:t xml:space="preserve"> healthcare workers and the associated </w:t>
      </w:r>
      <w:r w:rsidR="000A5D5A">
        <w:rPr>
          <w:rFonts w:asciiTheme="minorHAnsi" w:hAnsiTheme="minorHAnsi" w:cstheme="minorHAnsi"/>
          <w:sz w:val="22"/>
          <w:szCs w:val="22"/>
          <w:lang w:eastAsia="en-GB"/>
        </w:rPr>
        <w:t>work environment</w:t>
      </w:r>
      <w:r w:rsidRPr="007F576F">
        <w:rPr>
          <w:rFonts w:asciiTheme="minorHAnsi" w:hAnsiTheme="minorHAnsi" w:cstheme="minorHAnsi"/>
          <w:sz w:val="22"/>
          <w:szCs w:val="22"/>
          <w:lang w:eastAsia="en-GB"/>
        </w:rPr>
        <w:t xml:space="preserve"> factor</w:t>
      </w:r>
      <w:r w:rsidR="00383DDB" w:rsidRPr="007F576F">
        <w:rPr>
          <w:rFonts w:asciiTheme="minorHAnsi" w:hAnsiTheme="minorHAnsi" w:cstheme="minorHAnsi"/>
          <w:sz w:val="22"/>
          <w:szCs w:val="22"/>
          <w:lang w:eastAsia="en-GB"/>
        </w:rPr>
        <w:t>s</w:t>
      </w:r>
      <w:r w:rsidR="000A5D5A">
        <w:rPr>
          <w:rFonts w:asciiTheme="minorHAnsi" w:hAnsiTheme="minorHAnsi" w:cstheme="minorHAnsi"/>
          <w:sz w:val="22"/>
          <w:szCs w:val="22"/>
          <w:lang w:eastAsia="en-GB"/>
        </w:rPr>
        <w:t xml:space="preserve"> while taking into account other factors</w:t>
      </w:r>
      <w:r w:rsidRPr="007F576F">
        <w:rPr>
          <w:rFonts w:asciiTheme="minorHAnsi" w:hAnsiTheme="minorHAnsi" w:cstheme="minorHAnsi"/>
          <w:sz w:val="22"/>
          <w:szCs w:val="22"/>
          <w:lang w:eastAsia="en-GB"/>
        </w:rPr>
        <w:t>.</w:t>
      </w:r>
      <w:r w:rsidR="000F745B">
        <w:rPr>
          <w:rFonts w:asciiTheme="minorHAnsi" w:hAnsiTheme="minorHAnsi" w:cstheme="minorHAnsi"/>
          <w:sz w:val="22"/>
          <w:szCs w:val="22"/>
          <w:lang w:eastAsia="en-GB"/>
        </w:rPr>
        <w:t xml:space="preserve"> We conducted a n</w:t>
      </w:r>
      <w:r w:rsidRPr="007F576F">
        <w:rPr>
          <w:rFonts w:asciiTheme="minorHAnsi" w:hAnsiTheme="minorHAnsi" w:cstheme="minorHAnsi"/>
          <w:sz w:val="22"/>
          <w:szCs w:val="22"/>
          <w:lang w:eastAsia="en-GB"/>
        </w:rPr>
        <w:t xml:space="preserve">ationwide </w:t>
      </w:r>
      <w:del w:id="1" w:author="Guillaume Fond" w:date="2022-11-28T16:30:00Z">
        <w:r w:rsidRPr="007F576F" w:rsidDel="001604DD">
          <w:rPr>
            <w:rFonts w:asciiTheme="minorHAnsi" w:hAnsiTheme="minorHAnsi" w:cstheme="minorHAnsi"/>
            <w:sz w:val="22"/>
            <w:szCs w:val="22"/>
            <w:lang w:eastAsia="en-GB"/>
          </w:rPr>
          <w:delText xml:space="preserve">cross-sectional </w:delText>
        </w:r>
      </w:del>
      <w:r w:rsidRPr="007F576F">
        <w:rPr>
          <w:rFonts w:asciiTheme="minorHAnsi" w:hAnsiTheme="minorHAnsi" w:cstheme="minorHAnsi"/>
          <w:sz w:val="22"/>
          <w:szCs w:val="22"/>
          <w:lang w:eastAsia="en-GB"/>
        </w:rPr>
        <w:t>survey</w:t>
      </w:r>
      <w:r w:rsidR="006C572B" w:rsidRPr="007F576F">
        <w:rPr>
          <w:rFonts w:asciiTheme="minorHAnsi" w:hAnsiTheme="minorHAnsi" w:cstheme="minorHAnsi"/>
          <w:sz w:val="22"/>
          <w:szCs w:val="22"/>
          <w:lang w:eastAsia="en-GB"/>
        </w:rPr>
        <w:t xml:space="preserve"> among </w:t>
      </w:r>
      <w:r w:rsidR="000F745B">
        <w:rPr>
          <w:rFonts w:asciiTheme="minorHAnsi" w:hAnsiTheme="minorHAnsi" w:cstheme="minorHAnsi"/>
          <w:sz w:val="22"/>
          <w:szCs w:val="22"/>
          <w:lang w:eastAsia="en-GB"/>
        </w:rPr>
        <w:t xml:space="preserve">graduated </w:t>
      </w:r>
      <w:r w:rsidR="006C572B" w:rsidRPr="007F576F">
        <w:rPr>
          <w:rFonts w:asciiTheme="minorHAnsi" w:hAnsiTheme="minorHAnsi" w:cstheme="minorHAnsi"/>
          <w:sz w:val="22"/>
          <w:szCs w:val="22"/>
          <w:lang w:eastAsia="en-GB"/>
        </w:rPr>
        <w:t>healthcare workers</w:t>
      </w:r>
      <w:r w:rsidRPr="007F576F">
        <w:rPr>
          <w:rFonts w:asciiTheme="minorHAnsi" w:hAnsiTheme="minorHAnsi" w:cstheme="minorHAnsi"/>
          <w:sz w:val="22"/>
          <w:szCs w:val="22"/>
          <w:lang w:eastAsia="en-GB"/>
        </w:rPr>
        <w:t xml:space="preserve"> </w:t>
      </w:r>
      <w:r w:rsidR="006C572B" w:rsidRPr="007F576F">
        <w:rPr>
          <w:rFonts w:asciiTheme="minorHAnsi" w:hAnsiTheme="minorHAnsi" w:cstheme="minorHAnsi"/>
          <w:sz w:val="22"/>
          <w:szCs w:val="22"/>
          <w:lang w:eastAsia="en-GB"/>
        </w:rPr>
        <w:t xml:space="preserve">in </w:t>
      </w:r>
      <w:r w:rsidRPr="007F576F">
        <w:rPr>
          <w:rFonts w:asciiTheme="minorHAnsi" w:hAnsiTheme="minorHAnsi" w:cstheme="minorHAnsi"/>
          <w:bCs/>
          <w:sz w:val="22"/>
          <w:szCs w:val="22"/>
        </w:rPr>
        <w:t>French public and private healthcare facilities.</w:t>
      </w:r>
      <w:r w:rsidR="006C572B" w:rsidRPr="007F576F">
        <w:rPr>
          <w:rFonts w:asciiTheme="minorHAnsi" w:hAnsiTheme="minorHAnsi" w:cstheme="minorHAnsi"/>
          <w:sz w:val="22"/>
          <w:szCs w:val="22"/>
          <w:lang w:eastAsia="en-GB"/>
        </w:rPr>
        <w:t xml:space="preserve"> </w:t>
      </w:r>
      <w:r w:rsidRPr="007F576F">
        <w:rPr>
          <w:rFonts w:asciiTheme="minorHAnsi" w:hAnsiTheme="minorHAnsi" w:cstheme="minorHAnsi"/>
          <w:sz w:val="22"/>
          <w:szCs w:val="22"/>
          <w:lang w:eastAsia="en-GB"/>
        </w:rPr>
        <w:t>Poor sleep was assessed using the Pittsburgh Sleep Quality Index</w:t>
      </w:r>
      <w:r w:rsidRPr="007F576F">
        <w:rPr>
          <w:rFonts w:asciiTheme="minorHAnsi" w:hAnsiTheme="minorHAnsi" w:cstheme="minorHAnsi"/>
          <w:bCs/>
          <w:sz w:val="22"/>
          <w:szCs w:val="22"/>
        </w:rPr>
        <w:t xml:space="preserve"> </w:t>
      </w:r>
      <w:r w:rsidR="00817666" w:rsidRPr="007F576F">
        <w:rPr>
          <w:rFonts w:asciiTheme="minorHAnsi" w:hAnsiTheme="minorHAnsi" w:cstheme="minorHAnsi"/>
          <w:bCs/>
          <w:sz w:val="22"/>
          <w:szCs w:val="22"/>
        </w:rPr>
        <w:t>(&gt;5)</w:t>
      </w:r>
      <w:r w:rsidRPr="007F576F">
        <w:rPr>
          <w:rFonts w:asciiTheme="minorHAnsi" w:hAnsiTheme="minorHAnsi" w:cstheme="minorHAnsi"/>
          <w:bCs/>
          <w:sz w:val="22"/>
          <w:szCs w:val="22"/>
        </w:rPr>
        <w:t>.</w:t>
      </w:r>
      <w:r w:rsidR="00383DDB"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The work environment was evaluated using the Job Content Questionnaire.</w:t>
      </w:r>
      <w:r w:rsidR="00364E45" w:rsidRPr="007F576F">
        <w:rPr>
          <w:rFonts w:asciiTheme="minorHAnsi" w:hAnsiTheme="minorHAnsi" w:cstheme="minorHAnsi"/>
          <w:bCs/>
          <w:sz w:val="22"/>
          <w:szCs w:val="22"/>
        </w:rPr>
        <w:t xml:space="preserve"> </w:t>
      </w:r>
      <w:r w:rsidR="000F745B" w:rsidRPr="000F745B">
        <w:rPr>
          <w:rFonts w:asciiTheme="minorHAnsi" w:hAnsiTheme="minorHAnsi" w:cstheme="minorHAnsi"/>
          <w:bCs/>
          <w:sz w:val="22"/>
          <w:szCs w:val="22"/>
        </w:rPr>
        <w:t xml:space="preserve">Multivariate logistic regression analysis was performed to explore the relationships of poor sleep with individual and professional factors. </w:t>
      </w:r>
      <w:r w:rsidR="00364E45" w:rsidRPr="007F576F">
        <w:rPr>
          <w:rFonts w:asciiTheme="minorHAnsi" w:hAnsiTheme="minorHAnsi" w:cstheme="minorHAnsi"/>
          <w:bCs/>
          <w:sz w:val="22"/>
          <w:szCs w:val="22"/>
        </w:rPr>
        <w:t>The STROBE statement was used</w:t>
      </w:r>
      <w:r w:rsidR="000F745B">
        <w:rPr>
          <w:rFonts w:asciiTheme="minorHAnsi" w:hAnsiTheme="minorHAnsi" w:cstheme="minorHAnsi"/>
          <w:bCs/>
          <w:sz w:val="22"/>
          <w:szCs w:val="22"/>
        </w:rPr>
        <w:t xml:space="preserve"> for the report</w:t>
      </w:r>
      <w:r w:rsidR="00364E45" w:rsidRPr="007F576F">
        <w:rPr>
          <w:rFonts w:asciiTheme="minorHAnsi" w:hAnsiTheme="minorHAnsi" w:cstheme="minorHAnsi"/>
          <w:bCs/>
          <w:sz w:val="22"/>
          <w:szCs w:val="22"/>
        </w:rPr>
        <w:t>.</w:t>
      </w:r>
      <w:r w:rsidR="000F745B">
        <w:rPr>
          <w:rFonts w:asciiTheme="minorHAnsi" w:hAnsiTheme="minorHAnsi" w:cstheme="minorHAnsi"/>
          <w:sz w:val="22"/>
          <w:szCs w:val="22"/>
          <w:lang w:eastAsia="en-GB"/>
        </w:rPr>
        <w:t xml:space="preserve"> </w:t>
      </w:r>
      <w:r w:rsidRPr="007F576F">
        <w:rPr>
          <w:rFonts w:asciiTheme="minorHAnsi" w:hAnsiTheme="minorHAnsi" w:cstheme="minorHAnsi"/>
          <w:sz w:val="22"/>
          <w:szCs w:val="22"/>
          <w:lang w:eastAsia="en-GB"/>
        </w:rPr>
        <w:t xml:space="preserve">This study included </w:t>
      </w:r>
      <w:r w:rsidRPr="007F576F">
        <w:rPr>
          <w:rFonts w:asciiTheme="minorHAnsi" w:hAnsiTheme="minorHAnsi" w:cstheme="minorHAnsi"/>
          <w:bCs/>
          <w:sz w:val="22"/>
          <w:szCs w:val="22"/>
        </w:rPr>
        <w:t xml:space="preserve">10,087 </w:t>
      </w:r>
      <w:r w:rsidRPr="007F576F">
        <w:rPr>
          <w:rFonts w:asciiTheme="minorHAnsi" w:hAnsiTheme="minorHAnsi" w:cstheme="minorHAnsi"/>
          <w:sz w:val="22"/>
          <w:szCs w:val="22"/>
          <w:lang w:eastAsia="en-GB"/>
        </w:rPr>
        <w:t xml:space="preserve">healthcare workers, </w:t>
      </w:r>
      <w:r w:rsidRPr="007F576F">
        <w:rPr>
          <w:rFonts w:asciiTheme="minorHAnsi" w:hAnsiTheme="minorHAnsi" w:cstheme="minorHAnsi"/>
          <w:bCs/>
          <w:sz w:val="22"/>
          <w:szCs w:val="22"/>
        </w:rPr>
        <w:t xml:space="preserve">6540 (64.8%) of whom had poor sleep. </w:t>
      </w:r>
      <w:r w:rsidR="000F745B" w:rsidRPr="000F745B">
        <w:rPr>
          <w:rFonts w:asciiTheme="minorHAnsi" w:hAnsiTheme="minorHAnsi" w:cstheme="minorHAnsi"/>
          <w:bCs/>
          <w:sz w:val="22"/>
          <w:szCs w:val="22"/>
        </w:rPr>
        <w:t>Nurses, health executives, nursing assistants</w:t>
      </w:r>
      <w:ins w:id="2" w:author="Guillaume Fond" w:date="2022-11-28T16:28:00Z">
        <w:r w:rsidR="001604DD">
          <w:rPr>
            <w:rFonts w:asciiTheme="minorHAnsi" w:hAnsiTheme="minorHAnsi" w:cstheme="minorHAnsi"/>
            <w:bCs/>
            <w:sz w:val="22"/>
            <w:szCs w:val="22"/>
          </w:rPr>
          <w:t xml:space="preserve"> and other allied health care </w:t>
        </w:r>
      </w:ins>
      <w:ins w:id="3" w:author="Guillaume Fond" w:date="2022-11-28T16:29:00Z">
        <w:r w:rsidR="001604DD">
          <w:rPr>
            <w:rFonts w:asciiTheme="minorHAnsi" w:hAnsiTheme="minorHAnsi" w:cstheme="minorHAnsi"/>
            <w:bCs/>
            <w:sz w:val="22"/>
            <w:szCs w:val="22"/>
          </w:rPr>
          <w:t>professionals</w:t>
        </w:r>
      </w:ins>
      <w:ins w:id="4" w:author="Guillaume Fond" w:date="2022-11-28T16:28:00Z">
        <w:r w:rsidR="001604DD">
          <w:rPr>
            <w:rFonts w:asciiTheme="minorHAnsi" w:hAnsiTheme="minorHAnsi" w:cstheme="minorHAnsi"/>
            <w:bCs/>
            <w:sz w:val="22"/>
            <w:szCs w:val="22"/>
          </w:rPr>
          <w:t xml:space="preserve"> </w:t>
        </w:r>
      </w:ins>
      <w:del w:id="5" w:author="Guillaume Fond" w:date="2022-11-28T16:28:00Z">
        <w:r w:rsidR="000F745B" w:rsidRPr="000F745B" w:rsidDel="001604DD">
          <w:rPr>
            <w:rFonts w:asciiTheme="minorHAnsi" w:hAnsiTheme="minorHAnsi" w:cstheme="minorHAnsi"/>
            <w:bCs/>
            <w:sz w:val="22"/>
            <w:szCs w:val="22"/>
          </w:rPr>
          <w:delText xml:space="preserve">, physiotherapists, occupational therapists, midwives, and administrative agents </w:delText>
        </w:r>
      </w:del>
      <w:r w:rsidR="000F745B" w:rsidRPr="000F745B">
        <w:rPr>
          <w:rFonts w:asciiTheme="minorHAnsi" w:hAnsiTheme="minorHAnsi" w:cstheme="minorHAnsi"/>
          <w:bCs/>
          <w:sz w:val="22"/>
          <w:szCs w:val="22"/>
        </w:rPr>
        <w:t>were more likely to have poor sleep than physicians.</w:t>
      </w:r>
      <w:r w:rsidRPr="007F576F">
        <w:rPr>
          <w:rFonts w:asciiTheme="minorHAnsi" w:hAnsiTheme="minorHAnsi" w:cstheme="minorHAnsi"/>
          <w:bCs/>
          <w:sz w:val="22"/>
          <w:szCs w:val="22"/>
        </w:rPr>
        <w:t xml:space="preserve"> In the multivariate analysis,</w:t>
      </w:r>
      <w:r w:rsidR="00383DDB"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 xml:space="preserve">high speed and quantity, high complexity and intensity, high fragmentation and unpredictability, low decision-making latitude, low use of skills, low emotional support by colleagues and sustained workplace bullying were associated with increased rates of poor sleep. </w:t>
      </w:r>
      <w:r w:rsidRPr="007F576F">
        <w:rPr>
          <w:rFonts w:asciiTheme="minorHAnsi" w:hAnsiTheme="minorHAnsi" w:cstheme="minorHAnsi"/>
          <w:sz w:val="22"/>
          <w:szCs w:val="22"/>
        </w:rPr>
        <w:t>This study is</w:t>
      </w:r>
      <w:ins w:id="6" w:author="Guillaume Fond" w:date="2022-11-28T16:29:00Z">
        <w:r w:rsidR="001604DD">
          <w:rPr>
            <w:rFonts w:asciiTheme="minorHAnsi" w:hAnsiTheme="minorHAnsi" w:cstheme="minorHAnsi"/>
            <w:sz w:val="22"/>
            <w:szCs w:val="22"/>
          </w:rPr>
          <w:t xml:space="preserve"> therefore</w:t>
        </w:r>
      </w:ins>
      <w:r w:rsidRPr="007F576F">
        <w:rPr>
          <w:rFonts w:asciiTheme="minorHAnsi" w:hAnsiTheme="minorHAnsi" w:cstheme="minorHAnsi"/>
          <w:sz w:val="22"/>
          <w:szCs w:val="22"/>
        </w:rPr>
        <w:t xml:space="preserve"> the first to </w:t>
      </w:r>
      <w:del w:id="7" w:author="Guillaume Fond" w:date="2022-11-28T16:29:00Z">
        <w:r w:rsidRPr="007F576F" w:rsidDel="001604DD">
          <w:rPr>
            <w:rFonts w:asciiTheme="minorHAnsi" w:hAnsiTheme="minorHAnsi" w:cstheme="minorHAnsi"/>
            <w:sz w:val="22"/>
            <w:szCs w:val="22"/>
          </w:rPr>
          <w:delText>determine that</w:delText>
        </w:r>
      </w:del>
      <w:ins w:id="8" w:author="Guillaume Fond" w:date="2022-11-28T16:29:00Z">
        <w:r w:rsidR="001604DD">
          <w:rPr>
            <w:rFonts w:asciiTheme="minorHAnsi" w:hAnsiTheme="minorHAnsi" w:cstheme="minorHAnsi"/>
            <w:sz w:val="22"/>
            <w:szCs w:val="22"/>
          </w:rPr>
          <w:t>identify</w:t>
        </w:r>
      </w:ins>
      <w:r w:rsidRPr="007F576F">
        <w:rPr>
          <w:rFonts w:asciiTheme="minorHAnsi" w:hAnsiTheme="minorHAnsi" w:cstheme="minorHAnsi"/>
          <w:sz w:val="22"/>
          <w:szCs w:val="22"/>
        </w:rPr>
        <w:t xml:space="preserve"> </w:t>
      </w:r>
      <w:r w:rsidR="00383DDB" w:rsidRPr="007F576F">
        <w:rPr>
          <w:rFonts w:asciiTheme="minorHAnsi" w:hAnsiTheme="minorHAnsi" w:cstheme="minorHAnsi"/>
          <w:sz w:val="22"/>
          <w:szCs w:val="22"/>
        </w:rPr>
        <w:t>work environment</w:t>
      </w:r>
      <w:r w:rsidRPr="007F576F">
        <w:rPr>
          <w:rFonts w:asciiTheme="minorHAnsi" w:hAnsiTheme="minorHAnsi" w:cstheme="minorHAnsi"/>
          <w:sz w:val="22"/>
          <w:szCs w:val="22"/>
        </w:rPr>
        <w:t xml:space="preserve"> </w:t>
      </w:r>
      <w:del w:id="9" w:author="Guillaume Fond" w:date="2022-11-28T16:28:00Z">
        <w:r w:rsidRPr="007F576F" w:rsidDel="001604DD">
          <w:rPr>
            <w:rFonts w:asciiTheme="minorHAnsi" w:hAnsiTheme="minorHAnsi" w:cstheme="minorHAnsi"/>
            <w:sz w:val="22"/>
            <w:szCs w:val="22"/>
          </w:rPr>
          <w:delText xml:space="preserve">are </w:delText>
        </w:r>
      </w:del>
      <w:ins w:id="10" w:author="Guillaume Fond" w:date="2022-11-28T16:29:00Z">
        <w:r w:rsidR="001604DD">
          <w:rPr>
            <w:rFonts w:asciiTheme="minorHAnsi" w:hAnsiTheme="minorHAnsi" w:cstheme="minorHAnsi"/>
            <w:sz w:val="22"/>
            <w:szCs w:val="22"/>
          </w:rPr>
          <w:t>as a risk factor of</w:t>
        </w:r>
      </w:ins>
      <w:del w:id="11" w:author="Guillaume Fond" w:date="2022-11-28T16:29:00Z">
        <w:r w:rsidRPr="007F576F" w:rsidDel="001604DD">
          <w:rPr>
            <w:rFonts w:asciiTheme="minorHAnsi" w:hAnsiTheme="minorHAnsi" w:cstheme="minorHAnsi"/>
            <w:sz w:val="22"/>
            <w:szCs w:val="22"/>
          </w:rPr>
          <w:delText>associated with</w:delText>
        </w:r>
      </w:del>
      <w:r w:rsidRPr="007F576F">
        <w:rPr>
          <w:rFonts w:asciiTheme="minorHAnsi" w:hAnsiTheme="minorHAnsi" w:cstheme="minorHAnsi"/>
          <w:sz w:val="22"/>
          <w:szCs w:val="22"/>
        </w:rPr>
        <w:t xml:space="preserve"> poor sleep independently of individual factors. Sleep hygiene practices and healthy work environment may limit the consequences of poor sleep on the mental and physical health, and work performance, of healthcare workers. </w:t>
      </w:r>
    </w:p>
    <w:p w14:paraId="607398A9" w14:textId="77777777" w:rsidR="0041163F" w:rsidRPr="007F576F" w:rsidRDefault="0041163F" w:rsidP="0041163F">
      <w:pPr>
        <w:ind w:right="50"/>
        <w:rPr>
          <w:rFonts w:asciiTheme="minorHAnsi" w:hAnsiTheme="minorHAnsi" w:cstheme="minorHAnsi"/>
          <w:i/>
          <w:sz w:val="22"/>
          <w:szCs w:val="22"/>
        </w:rPr>
      </w:pPr>
    </w:p>
    <w:p w14:paraId="04C1D749" w14:textId="77777777" w:rsidR="000F745B" w:rsidRPr="007F576F" w:rsidRDefault="000F745B" w:rsidP="000F745B">
      <w:pPr>
        <w:spacing w:line="360" w:lineRule="auto"/>
        <w:ind w:right="50"/>
        <w:jc w:val="both"/>
        <w:rPr>
          <w:rFonts w:asciiTheme="minorHAnsi" w:hAnsiTheme="minorHAnsi" w:cstheme="minorHAnsi"/>
          <w:sz w:val="22"/>
          <w:szCs w:val="22"/>
        </w:rPr>
      </w:pPr>
      <w:r w:rsidRPr="007F576F">
        <w:rPr>
          <w:rFonts w:asciiTheme="minorHAnsi" w:hAnsiTheme="minorHAnsi" w:cstheme="minorHAnsi"/>
          <w:b/>
          <w:sz w:val="22"/>
          <w:szCs w:val="22"/>
        </w:rPr>
        <w:t>Keywords:</w:t>
      </w:r>
      <w:r w:rsidRPr="007F576F">
        <w:rPr>
          <w:rFonts w:asciiTheme="minorHAnsi" w:hAnsiTheme="minorHAnsi" w:cstheme="minorHAnsi"/>
          <w:sz w:val="22"/>
          <w:szCs w:val="22"/>
        </w:rPr>
        <w:t xml:space="preserve"> </w:t>
      </w:r>
      <w:r>
        <w:rPr>
          <w:rFonts w:asciiTheme="minorHAnsi" w:hAnsiTheme="minorHAnsi" w:cstheme="minorHAnsi"/>
          <w:sz w:val="22"/>
          <w:szCs w:val="22"/>
        </w:rPr>
        <w:t>Sleep; m</w:t>
      </w:r>
      <w:r w:rsidRPr="007F576F">
        <w:rPr>
          <w:rFonts w:asciiTheme="minorHAnsi" w:hAnsiTheme="minorHAnsi" w:cstheme="minorHAnsi"/>
          <w:sz w:val="22"/>
          <w:szCs w:val="22"/>
        </w:rPr>
        <w:t>ental health; health services;</w:t>
      </w:r>
      <w:r>
        <w:rPr>
          <w:rFonts w:asciiTheme="minorHAnsi" w:hAnsiTheme="minorHAnsi" w:cstheme="minorHAnsi"/>
          <w:sz w:val="22"/>
          <w:szCs w:val="22"/>
        </w:rPr>
        <w:t xml:space="preserve"> burnout;</w:t>
      </w:r>
      <w:r w:rsidRPr="007F576F">
        <w:rPr>
          <w:rFonts w:asciiTheme="minorHAnsi" w:hAnsiTheme="minorHAnsi" w:cstheme="minorHAnsi"/>
          <w:sz w:val="22"/>
          <w:szCs w:val="22"/>
        </w:rPr>
        <w:t xml:space="preserve"> depression.</w:t>
      </w:r>
    </w:p>
    <w:p w14:paraId="619DBF85" w14:textId="7BC943A7" w:rsidR="006C572B" w:rsidRPr="007F576F" w:rsidRDefault="006C572B" w:rsidP="0041163F">
      <w:pPr>
        <w:spacing w:line="360" w:lineRule="auto"/>
        <w:ind w:right="50"/>
        <w:jc w:val="both"/>
        <w:rPr>
          <w:rFonts w:asciiTheme="minorHAnsi" w:hAnsiTheme="minorHAnsi" w:cstheme="minorHAnsi"/>
          <w:sz w:val="22"/>
          <w:szCs w:val="22"/>
        </w:rPr>
      </w:pPr>
    </w:p>
    <w:p w14:paraId="733564E9" w14:textId="626D399A" w:rsidR="006C572B" w:rsidRPr="007F576F" w:rsidRDefault="006C572B" w:rsidP="0041163F">
      <w:pPr>
        <w:spacing w:line="360" w:lineRule="auto"/>
        <w:ind w:right="50"/>
        <w:jc w:val="both"/>
        <w:rPr>
          <w:rFonts w:asciiTheme="minorHAnsi" w:hAnsiTheme="minorHAnsi" w:cstheme="minorHAnsi"/>
          <w:sz w:val="22"/>
          <w:szCs w:val="22"/>
        </w:rPr>
      </w:pPr>
    </w:p>
    <w:p w14:paraId="1347A5A2" w14:textId="3EAA05C7" w:rsidR="006C572B" w:rsidRPr="007F576F" w:rsidRDefault="006C572B" w:rsidP="0041163F">
      <w:pPr>
        <w:spacing w:line="360" w:lineRule="auto"/>
        <w:ind w:right="50"/>
        <w:jc w:val="both"/>
        <w:rPr>
          <w:rFonts w:asciiTheme="minorHAnsi" w:hAnsiTheme="minorHAnsi" w:cstheme="minorHAnsi"/>
          <w:sz w:val="22"/>
          <w:szCs w:val="22"/>
        </w:rPr>
      </w:pPr>
    </w:p>
    <w:p w14:paraId="3894AE9D" w14:textId="6F5DE22C" w:rsidR="00C630AD" w:rsidRPr="007F576F" w:rsidRDefault="00C630AD" w:rsidP="00C630AD">
      <w:pPr>
        <w:rPr>
          <w:rFonts w:asciiTheme="minorHAnsi" w:hAnsiTheme="minorHAnsi" w:cstheme="minorHAnsi"/>
          <w:b/>
          <w:bCs/>
          <w:kern w:val="32"/>
          <w:sz w:val="22"/>
          <w:szCs w:val="22"/>
        </w:rPr>
      </w:pPr>
      <w:r w:rsidRPr="007F576F">
        <w:rPr>
          <w:rFonts w:asciiTheme="minorHAnsi" w:hAnsiTheme="minorHAnsi" w:cstheme="minorHAnsi"/>
          <w:sz w:val="22"/>
          <w:szCs w:val="22"/>
        </w:rPr>
        <w:br w:type="page"/>
      </w:r>
    </w:p>
    <w:p w14:paraId="2AB56346" w14:textId="08586E4C" w:rsidR="009C5D51" w:rsidRPr="007F576F" w:rsidRDefault="00953E32" w:rsidP="006D6A92">
      <w:pPr>
        <w:pStyle w:val="Titre1"/>
        <w:rPr>
          <w:rFonts w:asciiTheme="minorHAnsi" w:hAnsiTheme="minorHAnsi" w:cstheme="minorHAnsi"/>
          <w:color w:val="FF0000"/>
          <w:sz w:val="22"/>
          <w:szCs w:val="22"/>
        </w:rPr>
      </w:pPr>
      <w:r w:rsidRPr="007F576F">
        <w:rPr>
          <w:rFonts w:asciiTheme="minorHAnsi" w:hAnsiTheme="minorHAnsi" w:cstheme="minorHAnsi"/>
          <w:sz w:val="22"/>
          <w:szCs w:val="22"/>
        </w:rPr>
        <w:lastRenderedPageBreak/>
        <w:t>Introduction</w:t>
      </w:r>
    </w:p>
    <w:p w14:paraId="5095DF65" w14:textId="77777777" w:rsidR="007F67F9" w:rsidRPr="007F576F" w:rsidRDefault="007F67F9" w:rsidP="00BD79F4">
      <w:pPr>
        <w:jc w:val="both"/>
        <w:rPr>
          <w:rFonts w:asciiTheme="minorHAnsi" w:hAnsiTheme="minorHAnsi" w:cstheme="minorHAnsi"/>
          <w:sz w:val="22"/>
          <w:szCs w:val="22"/>
        </w:rPr>
      </w:pPr>
    </w:p>
    <w:p w14:paraId="5AF83622" w14:textId="554483C5" w:rsidR="00CA61EF" w:rsidRPr="007F576F" w:rsidRDefault="00CA61EF" w:rsidP="00BD79F4">
      <w:pPr>
        <w:jc w:val="both"/>
        <w:rPr>
          <w:rFonts w:asciiTheme="minorHAnsi" w:hAnsiTheme="minorHAnsi" w:cstheme="minorHAnsi"/>
          <w:sz w:val="22"/>
          <w:szCs w:val="22"/>
        </w:rPr>
      </w:pPr>
      <w:r w:rsidRPr="007F576F">
        <w:rPr>
          <w:rFonts w:asciiTheme="minorHAnsi" w:hAnsiTheme="minorHAnsi" w:cstheme="minorHAnsi"/>
          <w:sz w:val="22"/>
          <w:szCs w:val="22"/>
        </w:rPr>
        <w:t>Poor sleep</w:t>
      </w:r>
      <w:r w:rsidR="006D1BCA" w:rsidRPr="007F576F">
        <w:rPr>
          <w:rFonts w:asciiTheme="minorHAnsi" w:hAnsiTheme="minorHAnsi" w:cstheme="minorHAnsi"/>
          <w:sz w:val="22"/>
          <w:szCs w:val="22"/>
        </w:rPr>
        <w:t xml:space="preserve">, </w:t>
      </w:r>
      <w:r w:rsidR="000C2508" w:rsidRPr="007F576F">
        <w:rPr>
          <w:rFonts w:asciiTheme="minorHAnsi" w:hAnsiTheme="minorHAnsi" w:cstheme="minorHAnsi"/>
          <w:sz w:val="22"/>
          <w:szCs w:val="22"/>
        </w:rPr>
        <w:t>defined as an alteration of quality or quantity of sleep</w:t>
      </w:r>
      <w:r w:rsidR="006D1BCA" w:rsidRPr="007F576F">
        <w:rPr>
          <w:rFonts w:asciiTheme="minorHAnsi" w:hAnsiTheme="minorHAnsi" w:cstheme="minorHAnsi"/>
          <w:sz w:val="22"/>
          <w:szCs w:val="22"/>
        </w:rPr>
        <w:t>,</w:t>
      </w:r>
      <w:r w:rsidRPr="007F576F">
        <w:rPr>
          <w:rFonts w:asciiTheme="minorHAnsi" w:hAnsiTheme="minorHAnsi" w:cstheme="minorHAnsi"/>
          <w:sz w:val="22"/>
          <w:szCs w:val="22"/>
        </w:rPr>
        <w:t xml:space="preserve"> is a major public health </w:t>
      </w:r>
      <w:r w:rsidR="00E45567" w:rsidRPr="007F576F">
        <w:rPr>
          <w:rFonts w:asciiTheme="minorHAnsi" w:hAnsiTheme="minorHAnsi" w:cstheme="minorHAnsi"/>
          <w:sz w:val="22"/>
          <w:szCs w:val="22"/>
        </w:rPr>
        <w:t>problem</w:t>
      </w:r>
      <w:r w:rsidR="00904CB4" w:rsidRPr="007F576F">
        <w:rPr>
          <w:rFonts w:asciiTheme="minorHAnsi" w:hAnsiTheme="minorHAnsi" w:cstheme="minorHAnsi"/>
          <w:sz w:val="22"/>
          <w:szCs w:val="22"/>
        </w:rPr>
        <w:t>.</w:t>
      </w:r>
      <w:r w:rsidR="006D1BCA"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 xml:space="preserve">Several scales are available to subjectively evaluate poor sleep, including </w:t>
      </w:r>
      <w:r w:rsidR="002D2753" w:rsidRPr="007F576F">
        <w:rPr>
          <w:rFonts w:asciiTheme="minorHAnsi" w:hAnsiTheme="minorHAnsi" w:cstheme="minorHAnsi"/>
          <w:sz w:val="22"/>
          <w:szCs w:val="22"/>
        </w:rPr>
        <w:t>t</w:t>
      </w:r>
      <w:r w:rsidR="006D1BCA" w:rsidRPr="007F576F">
        <w:rPr>
          <w:rFonts w:asciiTheme="minorHAnsi" w:hAnsiTheme="minorHAnsi" w:cstheme="minorHAnsi"/>
          <w:sz w:val="22"/>
          <w:szCs w:val="22"/>
        </w:rPr>
        <w:t>he Pittsburgh Sleep Quality Index (PSQI)</w:t>
      </w:r>
      <w:r w:rsidR="00051696" w:rsidRPr="007F576F">
        <w:rPr>
          <w:rFonts w:asciiTheme="minorHAnsi" w:hAnsiTheme="minorHAnsi" w:cstheme="minorHAnsi"/>
          <w:sz w:val="22"/>
          <w:szCs w:val="22"/>
        </w:rPr>
        <w:t xml:space="preserve"> </w:t>
      </w:r>
      <w:r w:rsidR="00051696" w:rsidRPr="007F576F">
        <w:rPr>
          <w:rFonts w:asciiTheme="minorHAnsi" w:hAnsiTheme="minorHAnsi" w:cstheme="minorHAnsi"/>
          <w:sz w:val="22"/>
          <w:szCs w:val="22"/>
        </w:rPr>
        <w:fldChar w:fldCharType="begin"/>
      </w:r>
      <w:r w:rsidR="001705A3" w:rsidRPr="007F576F">
        <w:rPr>
          <w:rFonts w:asciiTheme="minorHAnsi" w:hAnsiTheme="minorHAnsi" w:cstheme="minorHAnsi"/>
          <w:sz w:val="22"/>
          <w:szCs w:val="22"/>
        </w:rPr>
        <w:instrText xml:space="preserve"> ADDIN ZOTERO_ITEM CSL_CITATION {"citationID":"XQgTzdcD","properties":{"formattedCitation":"(Buysse et al., 1989)","plainCitation":"(Buysse et al., 1989)","noteIndex":0},"citationItems":[{"id":724,"uris":["http://zotero.org/users/5596036/items/XXBCWKRV"],"itemData":{"id":724,"type":"article-journal","abstract":"Despite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1705A3" w:rsidRPr="007F576F">
        <w:rPr>
          <w:rFonts w:ascii="Cambria Math" w:hAnsi="Cambria Math" w:cs="Cambria Math"/>
          <w:sz w:val="22"/>
          <w:szCs w:val="22"/>
        </w:rPr>
        <w:instrText>⩽</w:instrText>
      </w:r>
      <w:r w:rsidR="001705A3" w:rsidRPr="007F576F">
        <w:rPr>
          <w:rFonts w:asciiTheme="minorHAnsi" w:hAnsiTheme="minorHAnsi" w:cstheme="minorHAnsi"/>
          <w:sz w:val="22"/>
          <w:szCs w:val="22"/>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Research","language":"en","page":"193-213","source":"ScienceDirect","title":"The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J."}],"issued":{"date-parts":[["1989",5,1]]}}}],"schema":"https://github.com/citation-style-language/schema/raw/master/csl-citation.json"} </w:instrText>
      </w:r>
      <w:r w:rsidR="00051696"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(Buysse et al., 1989)</w:t>
      </w:r>
      <w:r w:rsidR="00051696" w:rsidRPr="007F576F">
        <w:rPr>
          <w:rFonts w:asciiTheme="minorHAnsi" w:hAnsiTheme="minorHAnsi" w:cstheme="minorHAnsi"/>
          <w:sz w:val="22"/>
          <w:szCs w:val="22"/>
        </w:rPr>
        <w:fldChar w:fldCharType="end"/>
      </w:r>
      <w:r w:rsidR="00E45567" w:rsidRPr="007F576F">
        <w:rPr>
          <w:rFonts w:asciiTheme="minorHAnsi" w:hAnsiTheme="minorHAnsi" w:cstheme="minorHAnsi"/>
          <w:sz w:val="22"/>
          <w:szCs w:val="22"/>
        </w:rPr>
        <w:t xml:space="preserve">. The reliability and </w:t>
      </w:r>
      <w:r w:rsidR="00BC25CF" w:rsidRPr="007F576F">
        <w:rPr>
          <w:rFonts w:asciiTheme="minorHAnsi" w:hAnsiTheme="minorHAnsi" w:cstheme="minorHAnsi"/>
          <w:sz w:val="22"/>
          <w:szCs w:val="22"/>
        </w:rPr>
        <w:t>valid</w:t>
      </w:r>
      <w:r w:rsidR="00904CB4" w:rsidRPr="007F576F">
        <w:rPr>
          <w:rFonts w:asciiTheme="minorHAnsi" w:hAnsiTheme="minorHAnsi" w:cstheme="minorHAnsi"/>
          <w:sz w:val="22"/>
          <w:szCs w:val="22"/>
        </w:rPr>
        <w:t>ity</w:t>
      </w:r>
      <w:r w:rsidR="00BC25CF"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of this worldwide tool have been demonstrated in various languages a</w:t>
      </w:r>
      <w:r w:rsidR="00904CB4" w:rsidRPr="007F576F">
        <w:rPr>
          <w:rFonts w:asciiTheme="minorHAnsi" w:hAnsiTheme="minorHAnsi" w:cstheme="minorHAnsi"/>
          <w:sz w:val="22"/>
          <w:szCs w:val="22"/>
        </w:rPr>
        <w:t>nd populations</w:t>
      </w:r>
      <w:r w:rsidR="00051696" w:rsidRPr="007F576F">
        <w:rPr>
          <w:rFonts w:asciiTheme="minorHAnsi" w:hAnsiTheme="minorHAnsi" w:cstheme="minorHAnsi"/>
          <w:sz w:val="22"/>
          <w:szCs w:val="22"/>
        </w:rPr>
        <w:t xml:space="preserve">. </w:t>
      </w:r>
      <w:r w:rsidR="00C66D05" w:rsidRPr="007F576F">
        <w:rPr>
          <w:rFonts w:asciiTheme="minorHAnsi" w:hAnsiTheme="minorHAnsi" w:cstheme="minorHAnsi"/>
          <w:sz w:val="22"/>
          <w:szCs w:val="22"/>
        </w:rPr>
        <w:t xml:space="preserve">Long-term poor sleep </w:t>
      </w:r>
      <w:r w:rsidR="00E45567" w:rsidRPr="007F576F">
        <w:rPr>
          <w:rFonts w:asciiTheme="minorHAnsi" w:hAnsiTheme="minorHAnsi" w:cstheme="minorHAnsi"/>
          <w:sz w:val="22"/>
          <w:szCs w:val="22"/>
        </w:rPr>
        <w:t>is associated with</w:t>
      </w:r>
      <w:r w:rsidRPr="007F576F">
        <w:rPr>
          <w:rFonts w:asciiTheme="minorHAnsi" w:hAnsiTheme="minorHAnsi" w:cstheme="minorHAnsi"/>
          <w:sz w:val="22"/>
          <w:szCs w:val="22"/>
        </w:rPr>
        <w:t xml:space="preserve"> increased mortality, depression, anxiety, obesity</w:t>
      </w:r>
      <w:r w:rsidR="00C66D05" w:rsidRPr="007F576F">
        <w:rPr>
          <w:rFonts w:asciiTheme="minorHAnsi" w:hAnsiTheme="minorHAnsi" w:cstheme="minorHAnsi"/>
          <w:sz w:val="22"/>
          <w:szCs w:val="22"/>
        </w:rPr>
        <w:t xml:space="preserve">, </w:t>
      </w:r>
      <w:r w:rsidRPr="007F576F">
        <w:rPr>
          <w:rFonts w:asciiTheme="minorHAnsi" w:hAnsiTheme="minorHAnsi" w:cstheme="minorHAnsi"/>
          <w:sz w:val="22"/>
          <w:szCs w:val="22"/>
        </w:rPr>
        <w:t>metabolic disturbances</w:t>
      </w:r>
      <w:r w:rsidR="00E45567" w:rsidRPr="007F576F">
        <w:rPr>
          <w:rFonts w:asciiTheme="minorHAnsi" w:hAnsiTheme="minorHAnsi" w:cstheme="minorHAnsi"/>
          <w:sz w:val="22"/>
          <w:szCs w:val="22"/>
        </w:rPr>
        <w:t>,</w:t>
      </w:r>
      <w:r w:rsidRPr="007F576F">
        <w:rPr>
          <w:rFonts w:asciiTheme="minorHAnsi" w:hAnsiTheme="minorHAnsi" w:cstheme="minorHAnsi"/>
          <w:sz w:val="22"/>
          <w:szCs w:val="22"/>
        </w:rPr>
        <w:t xml:space="preserve"> and cardiovascular diseases </w:t>
      </w:r>
      <w:r w:rsidR="0084370B" w:rsidRPr="007F576F">
        <w:rPr>
          <w:rFonts w:asciiTheme="minorHAnsi" w:hAnsiTheme="minorHAnsi" w:cstheme="minorHAnsi"/>
          <w:sz w:val="22"/>
          <w:szCs w:val="22"/>
        </w:rPr>
        <w:fldChar w:fldCharType="begin"/>
      </w:r>
      <w:r w:rsidR="00133BF6">
        <w:rPr>
          <w:rFonts w:asciiTheme="minorHAnsi" w:hAnsiTheme="minorHAnsi" w:cstheme="minorHAnsi"/>
          <w:sz w:val="22"/>
          <w:szCs w:val="22"/>
        </w:rPr>
        <w:instrText xml:space="preserve"> ADDIN ZOTERO_ITEM CSL_CITATION {"citationID":"QfUnYFBt","properties":{"formattedCitation":"(Alvaro et al., 2013; Garbarino et al., 2016)","plainCitation":"(Alvaro et al., 2013; Garbarino et al., 2016)","noteIndex":0},"citationItems":[{"id":549,"uris":["http://zotero.org/users/5596036/items/PEUTCURH"],"itemData":{"id":549,"type":"article-journal","abstract":"Sleep disorders are frequent (18%-23%) and constitute a major risk factor for psychiatric, cardiovascular, metabolic or hormonal co-morbidity and mortality. Low social status or income, unemployment, life events such as divorce, negative lifestyle habits, and professional requirements (e.g., shift work) are often associated with sleep problems. Sleep disorders affect the quality of life and impair both professional and non-professional activities. Excessive daytime drowsiness resulting from sleep disorders impairs efficiency and safety at work or on the road, and increases the risk of accidents. Poor sleep (either professional or voluntary) has detrimental effects comparable to those of major sleep disorders, but is often neglected. The high incidence and direct/indirect healthcare and welfare costs of sleep disorders and poor sleep currently constitute a major medical problem. Investigation, monitoring and strategies are needed in order to prevent/reduce the effects of these disorders.","container-title":"International Journal of Environmental Research and Public Health","DOI":"10.3390/ijerph13080831","ISSN":"1660-4601","issue":"8","journalAbbreviation":"Int J Environ Res Public Health","language":"eng","note":"PMID: 27548196\nPMCID: PMC4997517","source":"PubMed","title":"Co-morbidity, mortality, quality of life and the healthcare/welfare/social costs of disordered sleep: A rapid review","title-short":"Co-Morbidity, Mortality, Quality of Life and the Healthcare/Welfare/Social Costs of Disordered Sleep","volume":"13","author":[{"family":"Garbarino","given":"Sergio"},{"family":"Lanteri","given":"Paola"},{"family":"Durando","given":"Paolo"},{"family":"Magnavita","given":"Nicola"},{"family":"Sannita","given":"Walter G."}],"issued":{"date-parts":[["2016"]],"season":"18"}}},{"id":1151,"uris":["http://zotero.org/users/5596036/items/U7W46MGC"],"itemData":{"id":1151,"type":"article-journal","abstract":"STUDY OBJECTIVES: To investigate whether sleep disturbances are bidirectionally related to anxiety and depression, and thus identify potential risk factors for each problem.\nDESIGN: A systematic review was conducted on 9 studies (8 longitudinal, 1 retrospective) that assessed bidirectionality between a sleep disturbance, and anxiety or depression. Treatment studies were excluded, along with those solely based on clinical samples or cohorts at high risk of suffering from a sleep disturbance, anxiety and depression. Eligible studies were identified by searching PubMed, PsychINFO, Embase, and Scopus databases, and reference lists of eligible studies. Publication dates ranged from the beginning of each database to December 2011.\nMEASUREMENTS AND RESULTS: Syntheses of longitudinal studies suggested insomnia and sleep quality were bidirectionally related to anxiety and depression, and depression/anxiety, respectively. Childhood sleep problems significantly predicted higher levels of depression and a combined depression/anxiety variable, but not vice-versa. A one-way relationship was found where anxiety predicted excessive daytime sleepiness, but excessive daytime sleepiness was not associated with depression.\nCONCLUSIONS: Definitive conclusions regarding bidirectionality cannot be made for most sleep disturbances due to the small number and heterogeneity of cohort samples used across studies. Nevertheless, best available evidence suggests insomnia is bidirectionally related to anxiety and depression. Clinical and theoretical implications are discussed.\nCITATION: Alvaro PK; Roberts RM; Harris JK. A systematic review assessing bidirectionality between sleep disturbances, anxiety, and depression. SLEEP 2013;36(7):1059-1068.","container-title":"Sleep","DOI":"10.5665/sleep.2810","ISSN":"1550-9109","issue":"7","journalAbbreviation":"Sleep","language":"eng","note":"PMID: 23814343\nPMCID: PMC3669059","page":"1059-1068","source":"PubMed","title":"A systematic review assessing bidirectionality between sleep disturbances, anxiety, and depression","volume":"36","author":[{"family":"Alvaro","given":"Pasquale K."},{"family":"Roberts","given":"Rachel M."},{"family":"Harris","given":"Jodie K."}],"issued":{"date-parts":[["2013",7,1]]}}}],"schema":"https://github.com/citation-style-language/schema/raw/master/csl-citation.json"} </w:instrText>
      </w:r>
      <w:r w:rsidR="0084370B" w:rsidRPr="007F576F">
        <w:rPr>
          <w:rFonts w:asciiTheme="minorHAnsi" w:hAnsiTheme="minorHAnsi" w:cstheme="minorHAnsi"/>
          <w:sz w:val="22"/>
          <w:szCs w:val="22"/>
        </w:rPr>
        <w:fldChar w:fldCharType="separate"/>
      </w:r>
      <w:r w:rsidR="00133BF6">
        <w:rPr>
          <w:rFonts w:ascii="Calibri" w:hAnsiTheme="minorHAnsi" w:cs="Calibri"/>
          <w:sz w:val="22"/>
        </w:rPr>
        <w:t>(Alvaro et al., 2013; Garbarino et al., 2016)</w:t>
      </w:r>
      <w:r w:rsidR="0084370B" w:rsidRPr="007F576F">
        <w:rPr>
          <w:rFonts w:asciiTheme="minorHAnsi" w:hAnsiTheme="minorHAnsi" w:cstheme="minorHAnsi"/>
          <w:sz w:val="22"/>
          <w:szCs w:val="22"/>
        </w:rPr>
        <w:fldChar w:fldCharType="end"/>
      </w:r>
      <w:r w:rsidRPr="007F576F">
        <w:rPr>
          <w:rFonts w:asciiTheme="minorHAnsi" w:hAnsiTheme="minorHAnsi" w:cstheme="minorHAnsi"/>
          <w:sz w:val="22"/>
          <w:szCs w:val="22"/>
        </w:rPr>
        <w:t>.</w:t>
      </w:r>
      <w:r w:rsidR="00E45567" w:rsidRPr="007F576F">
        <w:rPr>
          <w:rFonts w:asciiTheme="minorHAnsi" w:hAnsiTheme="minorHAnsi" w:cstheme="minorHAnsi"/>
          <w:sz w:val="22"/>
          <w:szCs w:val="22"/>
        </w:rPr>
        <w:t xml:space="preserve"> Individuals with poor sleep often use</w:t>
      </w:r>
      <w:r w:rsidRPr="007F576F">
        <w:rPr>
          <w:rFonts w:asciiTheme="minorHAnsi" w:hAnsiTheme="minorHAnsi" w:cstheme="minorHAnsi"/>
          <w:sz w:val="22"/>
          <w:szCs w:val="22"/>
        </w:rPr>
        <w:t xml:space="preserve"> </w:t>
      </w:r>
      <w:r w:rsidR="00C66D05" w:rsidRPr="007F576F">
        <w:rPr>
          <w:rFonts w:asciiTheme="minorHAnsi" w:hAnsiTheme="minorHAnsi" w:cstheme="minorHAnsi"/>
          <w:sz w:val="22"/>
          <w:szCs w:val="22"/>
        </w:rPr>
        <w:t>hypnotic</w:t>
      </w:r>
      <w:r w:rsidR="00E45567" w:rsidRPr="007F576F">
        <w:rPr>
          <w:rFonts w:asciiTheme="minorHAnsi" w:hAnsiTheme="minorHAnsi" w:cstheme="minorHAnsi"/>
          <w:sz w:val="22"/>
          <w:szCs w:val="22"/>
        </w:rPr>
        <w:t xml:space="preserve"> drugs, which are expensive and can have</w:t>
      </w:r>
      <w:r w:rsidRPr="007F576F">
        <w:rPr>
          <w:rFonts w:asciiTheme="minorHAnsi" w:hAnsiTheme="minorHAnsi" w:cstheme="minorHAnsi"/>
          <w:sz w:val="22"/>
          <w:szCs w:val="22"/>
        </w:rPr>
        <w:t xml:space="preserve"> adverse </w:t>
      </w:r>
      <w:r w:rsidR="00E45567" w:rsidRPr="007F576F">
        <w:rPr>
          <w:rFonts w:asciiTheme="minorHAnsi" w:hAnsiTheme="minorHAnsi" w:cstheme="minorHAnsi"/>
          <w:sz w:val="22"/>
          <w:szCs w:val="22"/>
        </w:rPr>
        <w:t>effects</w:t>
      </w:r>
      <w:r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(e.g.,</w:t>
      </w:r>
      <w:r w:rsidRPr="007F576F">
        <w:rPr>
          <w:rFonts w:asciiTheme="minorHAnsi" w:hAnsiTheme="minorHAnsi" w:cstheme="minorHAnsi"/>
          <w:sz w:val="22"/>
          <w:szCs w:val="22"/>
        </w:rPr>
        <w:t xml:space="preserve"> dependenc</w:t>
      </w:r>
      <w:r w:rsidR="00E45567" w:rsidRPr="007F576F">
        <w:rPr>
          <w:rFonts w:asciiTheme="minorHAnsi" w:hAnsiTheme="minorHAnsi" w:cstheme="minorHAnsi"/>
          <w:sz w:val="22"/>
          <w:szCs w:val="22"/>
        </w:rPr>
        <w:t>e</w:t>
      </w:r>
      <w:r w:rsidR="00C66D05" w:rsidRPr="007F576F">
        <w:rPr>
          <w:rFonts w:asciiTheme="minorHAnsi" w:hAnsiTheme="minorHAnsi" w:cstheme="minorHAnsi"/>
          <w:sz w:val="22"/>
          <w:szCs w:val="22"/>
        </w:rPr>
        <w:t xml:space="preserve"> and </w:t>
      </w:r>
      <w:r w:rsidR="00E45567" w:rsidRPr="007F576F">
        <w:rPr>
          <w:rFonts w:asciiTheme="minorHAnsi" w:hAnsiTheme="minorHAnsi" w:cstheme="minorHAnsi"/>
          <w:sz w:val="22"/>
          <w:szCs w:val="22"/>
        </w:rPr>
        <w:t xml:space="preserve">increased risk of </w:t>
      </w:r>
      <w:r w:rsidR="00C66D05" w:rsidRPr="007F576F">
        <w:rPr>
          <w:rFonts w:asciiTheme="minorHAnsi" w:hAnsiTheme="minorHAnsi" w:cstheme="minorHAnsi"/>
          <w:sz w:val="22"/>
          <w:szCs w:val="22"/>
        </w:rPr>
        <w:t>accidents</w:t>
      </w:r>
      <w:r w:rsidR="00E45567" w:rsidRPr="007F576F">
        <w:rPr>
          <w:rFonts w:asciiTheme="minorHAnsi" w:hAnsiTheme="minorHAnsi" w:cstheme="minorHAnsi"/>
          <w:sz w:val="22"/>
          <w:szCs w:val="22"/>
        </w:rPr>
        <w:t>)</w:t>
      </w:r>
      <w:r w:rsidR="00EF1A5B" w:rsidRPr="007F576F">
        <w:rPr>
          <w:rFonts w:asciiTheme="minorHAnsi" w:hAnsiTheme="minorHAnsi" w:cstheme="minorHAnsi"/>
          <w:sz w:val="22"/>
          <w:szCs w:val="22"/>
        </w:rPr>
        <w:t xml:space="preserve"> </w:t>
      </w:r>
      <w:r w:rsidR="00EF1A5B" w:rsidRPr="007F576F">
        <w:rPr>
          <w:rFonts w:asciiTheme="minorHAnsi" w:hAnsiTheme="minorHAnsi" w:cstheme="minorHAnsi"/>
          <w:sz w:val="22"/>
          <w:szCs w:val="22"/>
        </w:rPr>
        <w:fldChar w:fldCharType="begin"/>
      </w:r>
      <w:r w:rsidR="00133BF6">
        <w:rPr>
          <w:rFonts w:asciiTheme="minorHAnsi" w:hAnsiTheme="minorHAnsi" w:cstheme="minorHAnsi"/>
          <w:sz w:val="22"/>
          <w:szCs w:val="22"/>
        </w:rPr>
        <w:instrText xml:space="preserve"> ADDIN ZOTERO_ITEM CSL_CITATION {"citationID":"mAyfic9c","properties":{"formattedCitation":"(Votaw et al., 2019)","plainCitation":"(Votaw et al., 2019)","noteIndex":0},"citationItems":[{"id":4201,"uris":["http://zotero.org/users/5596036/items/Y3FMD99T"],"itemData":{"id":4201,"type":"article-journal","abstract":"Background:\nBenzodiazepine misuse is a growing public health problem, with increases in benzodiazepine-related overdose deaths and emergency room visits in recent years. However, relatively little attention has been paid to this emergent problem. We systematically reviewed epidemiological studies on benzodiazepine misuse to identify key findings, limitations, and future directions for research.\n\nMethods:\nPubMed and PsychINFO databases were searched through February 2019 for peer-reviewed publications on benzodiazepine misuse (e.g., use without a prescription; at a higher frequency or dose than prescribed). Eligibility criteria included human studies that focused on the prevalence, trends, correlates, motives, patterns, sources, and consequences of benzodiazepine misuse.\n\nResults:\nThe search identified 1,970 publications, and 351 articles were eligible for data extraction and inclusion. In 2017, benzodiazepines and other tranquilizers were the third most commonly used illicit or prescription drug in the U.S. (approximately 2.2% of the population). Worldwide rates of misuse appear to be similar to those reported in the U.S. Factors associated with misuse include other substance use, receipt of a benzodiazepine prescription, and psychiatric symptoms and disorders. Benzodiazepine misuse encompasses heterogeneous presentations of motives, patterns, and sources. Moreover, misuse is associated with myriad poor outcomes, including mortality, HIV/HCV risk behaviors, poor self-reported quality of life, criminality, and continued substance use during treatment.\n\nConclusions:\nBenzodiazepine misuse is a worldwide public health concern that is associated with a number of concerning consequences. Findings from the present review have implications for identifying subgroups who could benefit from prevention and treatment efforts, critical points for intervention, and treatment targets.","container-title":"Drug and alcohol dependence","DOI":"10.1016/j.drugalcdep.2019.02.033","ISSN":"0376-8716","journalAbbreviation":"Drug Alcohol Depend","note":"PMID: 31121495\nPMCID: PMC6639084","page":"95-114","source":"PubMed Central","title":"The epidemiology of benzodiazepine misuse: A systematic review*","title-short":"The epidemiology of benzodiazepine misuse","volume":"200","author":[{"family":"Votaw","given":"Victoria R."},{"family":"Geyer","given":"Rachel"},{"family":"Rieselbach","given":"Maya M."},{"family":"McHugh","given":"R. Kathryn"}],"issued":{"date-parts":[["2019",7,1]]}}}],"schema":"https://github.com/citation-style-language/schema/raw/master/csl-citation.json"} </w:instrText>
      </w:r>
      <w:r w:rsidR="00EF1A5B" w:rsidRPr="007F576F">
        <w:rPr>
          <w:rFonts w:asciiTheme="minorHAnsi" w:hAnsiTheme="minorHAnsi" w:cstheme="minorHAnsi"/>
          <w:sz w:val="22"/>
          <w:szCs w:val="22"/>
        </w:rPr>
        <w:fldChar w:fldCharType="separate"/>
      </w:r>
      <w:r w:rsidR="00133BF6">
        <w:rPr>
          <w:rFonts w:ascii="Calibri" w:hAnsiTheme="minorHAnsi" w:cs="Calibri"/>
          <w:sz w:val="22"/>
        </w:rPr>
        <w:t>(Votaw et al., 2019)</w:t>
      </w:r>
      <w:r w:rsidR="00EF1A5B" w:rsidRPr="007F576F">
        <w:rPr>
          <w:rFonts w:asciiTheme="minorHAnsi" w:hAnsiTheme="minorHAnsi" w:cstheme="minorHAnsi"/>
          <w:sz w:val="22"/>
          <w:szCs w:val="22"/>
        </w:rPr>
        <w:fldChar w:fldCharType="end"/>
      </w:r>
      <w:r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 xml:space="preserve">Therefore, it is essential to improve the </w:t>
      </w:r>
      <w:r w:rsidRPr="007F576F">
        <w:rPr>
          <w:rFonts w:asciiTheme="minorHAnsi" w:hAnsiTheme="minorHAnsi" w:cstheme="minorHAnsi"/>
          <w:sz w:val="22"/>
          <w:szCs w:val="22"/>
        </w:rPr>
        <w:t xml:space="preserve">sleep </w:t>
      </w:r>
      <w:r w:rsidR="00E45567" w:rsidRPr="007F576F">
        <w:rPr>
          <w:rFonts w:asciiTheme="minorHAnsi" w:hAnsiTheme="minorHAnsi" w:cstheme="minorHAnsi"/>
          <w:sz w:val="22"/>
          <w:szCs w:val="22"/>
        </w:rPr>
        <w:t>of the general population</w:t>
      </w:r>
      <w:r w:rsidRPr="007F576F">
        <w:rPr>
          <w:rFonts w:asciiTheme="minorHAnsi" w:hAnsiTheme="minorHAnsi" w:cstheme="minorHAnsi"/>
          <w:sz w:val="22"/>
          <w:szCs w:val="22"/>
        </w:rPr>
        <w:t xml:space="preserve">. Some individual factors </w:t>
      </w:r>
      <w:r w:rsidR="00E45567" w:rsidRPr="007F576F">
        <w:rPr>
          <w:rFonts w:asciiTheme="minorHAnsi" w:hAnsiTheme="minorHAnsi" w:cstheme="minorHAnsi"/>
          <w:sz w:val="22"/>
          <w:szCs w:val="22"/>
        </w:rPr>
        <w:t>are associated with poor sleep,</w:t>
      </w:r>
      <w:r w:rsidR="007F6137" w:rsidRPr="007F576F">
        <w:rPr>
          <w:rFonts w:asciiTheme="minorHAnsi" w:hAnsiTheme="minorHAnsi" w:cstheme="minorHAnsi"/>
          <w:sz w:val="22"/>
          <w:szCs w:val="22"/>
        </w:rPr>
        <w:t xml:space="preserve"> including sociodemographic, health, and </w:t>
      </w:r>
      <w:proofErr w:type="spellStart"/>
      <w:r w:rsidR="007F6137" w:rsidRPr="007F576F">
        <w:rPr>
          <w:rFonts w:asciiTheme="minorHAnsi" w:hAnsiTheme="minorHAnsi" w:cstheme="minorHAnsi"/>
          <w:sz w:val="22"/>
          <w:szCs w:val="22"/>
        </w:rPr>
        <w:t>behavior</w:t>
      </w:r>
      <w:r w:rsidR="00E45567" w:rsidRPr="007F576F">
        <w:rPr>
          <w:rFonts w:asciiTheme="minorHAnsi" w:hAnsiTheme="minorHAnsi" w:cstheme="minorHAnsi"/>
          <w:sz w:val="22"/>
          <w:szCs w:val="22"/>
        </w:rPr>
        <w:t>al</w:t>
      </w:r>
      <w:proofErr w:type="spellEnd"/>
      <w:r w:rsidR="00E45567" w:rsidRPr="007F576F">
        <w:rPr>
          <w:rFonts w:asciiTheme="minorHAnsi" w:hAnsiTheme="minorHAnsi" w:cstheme="minorHAnsi"/>
          <w:sz w:val="22"/>
          <w:szCs w:val="22"/>
        </w:rPr>
        <w:t xml:space="preserve"> characteristics</w:t>
      </w:r>
      <w:r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N</w:t>
      </w:r>
      <w:r w:rsidRPr="007F576F">
        <w:rPr>
          <w:rFonts w:asciiTheme="minorHAnsi" w:hAnsiTheme="minorHAnsi" w:cstheme="minorHAnsi"/>
          <w:sz w:val="22"/>
          <w:szCs w:val="22"/>
        </w:rPr>
        <w:t>on-modifiable</w:t>
      </w:r>
      <w:r w:rsidR="00E45567" w:rsidRPr="007F576F">
        <w:rPr>
          <w:rFonts w:asciiTheme="minorHAnsi" w:hAnsiTheme="minorHAnsi" w:cstheme="minorHAnsi"/>
          <w:sz w:val="22"/>
          <w:szCs w:val="22"/>
        </w:rPr>
        <w:t xml:space="preserve"> individual factors include </w:t>
      </w:r>
      <w:r w:rsidRPr="007F576F">
        <w:rPr>
          <w:rFonts w:asciiTheme="minorHAnsi" w:hAnsiTheme="minorHAnsi" w:cstheme="minorHAnsi"/>
          <w:sz w:val="22"/>
          <w:szCs w:val="22"/>
        </w:rPr>
        <w:t>old age, female sex</w:t>
      </w:r>
      <w:r w:rsidR="006F5A02" w:rsidRPr="007F576F">
        <w:rPr>
          <w:rFonts w:asciiTheme="minorHAnsi" w:hAnsiTheme="minorHAnsi" w:cstheme="minorHAnsi"/>
          <w:sz w:val="22"/>
          <w:szCs w:val="22"/>
        </w:rPr>
        <w:t>, caregiver</w:t>
      </w:r>
      <w:r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 xml:space="preserve">responsibilities, and </w:t>
      </w:r>
      <w:r w:rsidRPr="007F576F">
        <w:rPr>
          <w:rFonts w:asciiTheme="minorHAnsi" w:hAnsiTheme="minorHAnsi" w:cstheme="minorHAnsi"/>
          <w:sz w:val="22"/>
          <w:szCs w:val="22"/>
        </w:rPr>
        <w:t xml:space="preserve">chronic </w:t>
      </w:r>
      <w:r w:rsidR="00E45567" w:rsidRPr="007F576F">
        <w:rPr>
          <w:rFonts w:asciiTheme="minorHAnsi" w:hAnsiTheme="minorHAnsi" w:cstheme="minorHAnsi"/>
          <w:sz w:val="22"/>
          <w:szCs w:val="22"/>
        </w:rPr>
        <w:t>diseases</w:t>
      </w:r>
      <w:r w:rsidR="00EF1A5B" w:rsidRPr="007F576F">
        <w:rPr>
          <w:rFonts w:asciiTheme="minorHAnsi" w:hAnsiTheme="minorHAnsi" w:cstheme="minorHAnsi"/>
          <w:sz w:val="22"/>
          <w:szCs w:val="22"/>
        </w:rPr>
        <w:t xml:space="preserve"> </w:t>
      </w:r>
      <w:r w:rsidR="00EF1A5B" w:rsidRPr="007F576F">
        <w:rPr>
          <w:rFonts w:asciiTheme="minorHAnsi" w:hAnsiTheme="minorHAnsi" w:cstheme="minorHAnsi"/>
          <w:sz w:val="22"/>
          <w:szCs w:val="22"/>
        </w:rPr>
        <w:fldChar w:fldCharType="begin"/>
      </w:r>
      <w:r w:rsidR="00EA6B7A">
        <w:rPr>
          <w:rFonts w:asciiTheme="minorHAnsi" w:hAnsiTheme="minorHAnsi" w:cstheme="minorHAnsi"/>
          <w:sz w:val="22"/>
          <w:szCs w:val="22"/>
        </w:rPr>
        <w:instrText xml:space="preserve"> ADDIN ZOTERO_ITEM CSL_CITATION {"citationID":"c777Ggjj","properties":{"formattedCitation":"(Ferrie et al., 2011)","plainCitation":"(Ferrie et al., 2011)","noteIndex":0},"citationItems":[{"id":1501,"uris":["http://zotero.org/users/5596036/items/ETEDXY7N"],"itemData":{"id":1501,"type":"article-journal","container-title":"International Journal of Epidemiology","DOI":"10.1093/ije/dyr203","ISSN":"0300-5771","issue":"6","journalAbbreviation":"Int J Epidemiol","note":"PMID: 22158659\nPMCID: PMC3655374","page":"1431-1437","source":"PubMed Central","title":"Sleep epidemiology--a rapidly growing field","volume":"40","author":[{"family":"Ferrie","given":"Jane E."},{"family":"Kumari","given":"Meena"},{"family":"Salo","given":"Paula"},{"family":"Singh-Manoux","given":"Archana"},{"family":"Kivimäki","given":"Mika"}],"issued":{"date-parts":[["2011",12]]}}}],"schema":"https://github.com/citation-style-language/schema/raw/master/csl-citation.json"} </w:instrText>
      </w:r>
      <w:r w:rsidR="00EF1A5B" w:rsidRPr="007F576F">
        <w:rPr>
          <w:rFonts w:asciiTheme="minorHAnsi" w:hAnsiTheme="minorHAnsi" w:cstheme="minorHAnsi"/>
          <w:sz w:val="22"/>
          <w:szCs w:val="22"/>
        </w:rPr>
        <w:fldChar w:fldCharType="separate"/>
      </w:r>
      <w:r w:rsidR="00EA6B7A">
        <w:rPr>
          <w:rFonts w:ascii="Calibri" w:hAnsiTheme="minorHAnsi" w:cs="Calibri"/>
          <w:sz w:val="22"/>
        </w:rPr>
        <w:t>(Ferrie et al., 2011)</w:t>
      </w:r>
      <w:r w:rsidR="00EF1A5B" w:rsidRPr="007F576F">
        <w:rPr>
          <w:rFonts w:asciiTheme="minorHAnsi" w:hAnsiTheme="minorHAnsi" w:cstheme="minorHAnsi"/>
          <w:sz w:val="22"/>
          <w:szCs w:val="22"/>
        </w:rPr>
        <w:fldChar w:fldCharType="end"/>
      </w:r>
      <w:r w:rsidR="00EF1A5B"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Some</w:t>
      </w:r>
      <w:r w:rsidRPr="007F576F">
        <w:rPr>
          <w:rFonts w:asciiTheme="minorHAnsi" w:hAnsiTheme="minorHAnsi" w:cstheme="minorHAnsi"/>
          <w:sz w:val="22"/>
          <w:szCs w:val="22"/>
        </w:rPr>
        <w:t xml:space="preserve"> modifiable factors</w:t>
      </w:r>
      <w:r w:rsidR="00E45567" w:rsidRPr="007F576F">
        <w:rPr>
          <w:rFonts w:asciiTheme="minorHAnsi" w:hAnsiTheme="minorHAnsi" w:cstheme="minorHAnsi"/>
          <w:sz w:val="22"/>
          <w:szCs w:val="22"/>
        </w:rPr>
        <w:t xml:space="preserve"> </w:t>
      </w:r>
      <w:r w:rsidRPr="007F576F">
        <w:rPr>
          <w:rFonts w:asciiTheme="minorHAnsi" w:hAnsiTheme="minorHAnsi" w:cstheme="minorHAnsi"/>
          <w:sz w:val="22"/>
          <w:szCs w:val="22"/>
        </w:rPr>
        <w:t>hav</w:t>
      </w:r>
      <w:r w:rsidR="00C66D05" w:rsidRPr="007F576F">
        <w:rPr>
          <w:rFonts w:asciiTheme="minorHAnsi" w:hAnsiTheme="minorHAnsi" w:cstheme="minorHAnsi"/>
          <w:sz w:val="22"/>
          <w:szCs w:val="22"/>
        </w:rPr>
        <w:t>e</w:t>
      </w:r>
      <w:r w:rsidRPr="007F576F">
        <w:rPr>
          <w:rFonts w:asciiTheme="minorHAnsi" w:hAnsiTheme="minorHAnsi" w:cstheme="minorHAnsi"/>
          <w:sz w:val="22"/>
          <w:szCs w:val="22"/>
        </w:rPr>
        <w:t xml:space="preserve"> a bidirectional relationship with poor sleep</w:t>
      </w:r>
      <w:r w:rsidR="00E45567" w:rsidRPr="007F576F">
        <w:rPr>
          <w:rFonts w:asciiTheme="minorHAnsi" w:hAnsiTheme="minorHAnsi" w:cstheme="minorHAnsi"/>
          <w:sz w:val="22"/>
          <w:szCs w:val="22"/>
        </w:rPr>
        <w:t>, including</w:t>
      </w:r>
      <w:r w:rsidRPr="007F576F">
        <w:rPr>
          <w:rFonts w:asciiTheme="minorHAnsi" w:hAnsiTheme="minorHAnsi" w:cstheme="minorHAnsi"/>
          <w:sz w:val="22"/>
          <w:szCs w:val="22"/>
        </w:rPr>
        <w:t xml:space="preserve"> depression, obesity, tobacco smoking, alcohol</w:t>
      </w:r>
      <w:r w:rsidR="00C66D05" w:rsidRPr="007F576F">
        <w:rPr>
          <w:rFonts w:asciiTheme="minorHAnsi" w:hAnsiTheme="minorHAnsi" w:cstheme="minorHAnsi"/>
          <w:sz w:val="22"/>
          <w:szCs w:val="22"/>
        </w:rPr>
        <w:t xml:space="preserve"> and</w:t>
      </w:r>
      <w:r w:rsidRPr="007F576F">
        <w:rPr>
          <w:rFonts w:asciiTheme="minorHAnsi" w:hAnsiTheme="minorHAnsi" w:cstheme="minorHAnsi"/>
          <w:sz w:val="22"/>
          <w:szCs w:val="22"/>
        </w:rPr>
        <w:t xml:space="preserve"> coffee consumption</w:t>
      </w:r>
      <w:r w:rsidR="00E45567" w:rsidRPr="007F576F">
        <w:rPr>
          <w:rFonts w:asciiTheme="minorHAnsi" w:hAnsiTheme="minorHAnsi" w:cstheme="minorHAnsi"/>
          <w:sz w:val="22"/>
          <w:szCs w:val="22"/>
        </w:rPr>
        <w:t>,</w:t>
      </w:r>
      <w:r w:rsidR="00C66D05" w:rsidRPr="007F576F">
        <w:rPr>
          <w:rFonts w:asciiTheme="minorHAnsi" w:hAnsiTheme="minorHAnsi" w:cstheme="minorHAnsi"/>
          <w:sz w:val="22"/>
          <w:szCs w:val="22"/>
        </w:rPr>
        <w:t xml:space="preserve"> and</w:t>
      </w:r>
      <w:r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 xml:space="preserve">a </w:t>
      </w:r>
      <w:r w:rsidRPr="007F576F">
        <w:rPr>
          <w:rFonts w:asciiTheme="minorHAnsi" w:hAnsiTheme="minorHAnsi" w:cstheme="minorHAnsi"/>
          <w:sz w:val="22"/>
          <w:szCs w:val="22"/>
        </w:rPr>
        <w:t xml:space="preserve">low physical activity level </w:t>
      </w:r>
      <w:r w:rsidRPr="007F576F">
        <w:rPr>
          <w:rFonts w:asciiTheme="minorHAnsi" w:hAnsiTheme="minorHAnsi" w:cstheme="minorHAnsi"/>
          <w:sz w:val="22"/>
          <w:szCs w:val="22"/>
        </w:rPr>
        <w:fldChar w:fldCharType="begin"/>
      </w:r>
      <w:r w:rsidR="00F010C4">
        <w:rPr>
          <w:rFonts w:asciiTheme="minorHAnsi" w:hAnsiTheme="minorHAnsi" w:cstheme="minorHAnsi"/>
          <w:sz w:val="22"/>
          <w:szCs w:val="22"/>
        </w:rPr>
        <w:instrText xml:space="preserve"> ADDIN ZOTERO_ITEM CSL_CITATION {"citationID":"J9a1hD9r","properties":{"formattedCitation":"(Alvaro et al., 2013; Amiri and Behnezhad, 2020; Clark and Landolt, 2017; Hu et al., 2020; Kredlow et al., 2015; Ogilvie and Patel, 2017)","plainCitation":"(Alvaro et al., 2013; Amiri and Behnezhad, 2020; Clark and Landolt, 2017; Hu et al., 2020; Kredlow et al., 2015; Ogilvie and Patel, 2017)","noteIndex":0},"citationItems":[{"id":1151,"uris":["http://zotero.org/users/5596036/items/U7W46MGC"],"itemData":{"id":1151,"type":"article-journal","abstract":"STUDY OBJECTIVES: To investigate whether sleep disturbances are bidirectionally related to anxiety and depression, and thus identify potential risk factors for each problem.\nDESIGN: A systematic review was conducted on 9 studies (8 longitudinal, 1 retrospective) that assessed bidirectionality between a sleep disturbance, and anxiety or depression. Treatment studies were excluded, along with those solely based on clinical samples or cohorts at high risk of suffering from a sleep disturbance, anxiety and depression. Eligible studies were identified by searching PubMed, PsychINFO, Embase, and Scopus databases, and reference lists of eligible studies. Publication dates ranged from the beginning of each database to December 2011.\nMEASUREMENTS AND RESULTS: Syntheses of longitudinal studies suggested insomnia and sleep quality were bidirectionally related to anxiety and depression, and depression/anxiety, respectively. Childhood sleep problems significantly predicted higher levels of depression and a combined depression/anxiety variable, but not vice-versa. A one-way relationship was found where anxiety predicted excessive daytime sleepiness, but excessive daytime sleepiness was not associated with depression.\nCONCLUSIONS: Definitive conclusions regarding bidirectionality cannot be made for most sleep disturbances due to the small number and heterogeneity of cohort samples used across studies. Nevertheless, best available evidence suggests insomnia is bidirectionally related to anxiety and depression. Clinical and theoretical implications are discussed.\nCITATION: Alvaro PK; Roberts RM; Harris JK. A systematic review assessing bidirectionality between sleep disturbances, anxiety, and depression. SLEEP 2013;36(7):1059-1068.","container-title":"Sleep","DOI":"10.5665/sleep.2810","ISSN":"1550-9109","issue":"7","journalAbbreviation":"Sleep","language":"eng","note":"PMID: 23814343\nPMCID: PMC3669059","page":"1059-1068","source":"PubMed","title":"A systematic review assessing bidirectionality between sleep disturbances, anxiety, and depression","volume":"36","author":[{"family":"Alvaro","given":"Pasquale K."},{"family":"Roberts","given":"Rachel M."},{"family":"Harris","given":"Jodie K."}],"issued":{"date-parts":[["2013",7,1]]}}},{"id":4206,"uris":["http://zotero.org/users/5596036/items/97498DU9"],"itemData":{"id":4206,"type":"article-journal","abstract":"Objectives\nSmoking has many deleterious consequences on health, one of which can be sleep-related issues. Therefore, a meta-analysis was performed with the aim of pooling results from studies on the relationship between smoking and sleep-related issues.\n\nMethods\nThe present study follows PRISMA guidelines. Databases were searched by both researchers to find the articles. The review was done up to December 2018. In order to analyze the results of the screened articles, statistical indexes were converted to logarithms and the studies were combined with each other. Finally, several analyses were conducted with respect to various subgroups. In the subgroup analysis, the pool index of the studies was determined and the degree of heterogeneity in each subgroup was presented. Meta-regression was also used.\n\nResults\nSmoking is associated with a risk of developing sleep-related issues. Risk ratio (1.47; 1.20–1.79) for smokers was higher than for non-smokers. Egger’s test and Begg’s test indicated publication bias.\n\nConclusions\nSmoking is associated with sleep-related issues. Informing smokers about the effects of smoking on sleep issues can be effective in reducing and preventing its consequences.","container-title":"Canadian Journal of Public Health = Revue Canadienne de Santé Publique","DOI":"10.17269/s41997-020-00308-3","ISSN":"0008-4263","issue":"5","journalAbbreviation":"Can J Public Health","note":"PMID: 32185746\nPMCID: PMC7501367","page":"775-786","source":"PubMed Central","title":"Smoking and risk of sleep-related issues: a systematic review and meta-analysis of prospective studies","title-short":"Smoking and risk of sleep-related issues","volume":"111","author":[{"family":"Amiri","given":"Sohrab"},{"family":"Behnezhad","given":"Sepideh"}],"issued":{"date-parts":[["2020",3,17]]}}},{"id":4210,"uris":["http://zotero.org/users/5596036/items/K6BTQRSY"],"itemData":{"id":4210,"type":"article-journal","abstract":"Caffeine is the most widely consumed psychoactive substance in the world. It is readily available in coffee and other foods and beverages, and is used to mitigate sleepiness, enhance performance, and treat apnea in premature infants. This review systematically explores evidence from epidemiological studies and randomized controlled trials as to whether coffee and caffeine have deleterious effects on sleep. Caffeine typically prolonged sleep latency, reduced total sleep time and sleep efficiency, and worsened perceived sleep quality. Slow-wave sleep and electroencephalographic (EEG) slow-wave activity were typically reduced, whereas stage-1, wakefulness, and arousals were increased. Dose- and timing-response relationships were established. The sleep of older adults may be more sensitive to caffeine compared to younger adults. Pronounced individual differences are also present in young people, and genetic studies isolated functional polymorphisms of genes implicated in adenosine neurotransmission and metabolism contributing to individual sensitivity to sleep disruption by caffeine. Most studies were conducted in male adults of Western countries, which limits the generalizability of the findings. Given the importance of good sleep for general health and functioning, longitudinal investigations aimed at establishing possible causal relationships among coffee- and caffeine-induced changes in sleep quality and health development are warranted.","container-title":"Sleep Medicine Reviews","DOI":"10.1016/j.smrv.2016.01.006","ISSN":"1532-2955","journalAbbreviation":"Sleep Med Rev","language":"eng","note":"PMID: 26899133","page":"70-78","source":"PubMed","title":"Coffee, caffeine, and sleep: A systematic review of epidemiological studies and randomized controlled trials","title-short":"Coffee, caffeine, and sleep","volume":"31","author":[{"family":"Clark","given":"Ian"},{"family":"Landolt","given":"Hans Peter"}],"issued":{"date-parts":[["2017",2]]}}},{"id":4208,"uris":["http://zotero.org/users/5596036/items/QA5T9YCT"],"itemData":{"id":4208,"type":"article-journal","abstract":"OBJECTIVE: To investigate the association between alcohol consumption and incidence of sleep disorder.\nMETHODS: PubMed, EMBASE and OVID were searched systematically until March 2020 for cohort studies quantitatively investigating the effect of alcohol on incident sleep disorder. We conducted a random-effects meta-analysis to calculate the summary ORs (odds ratios) and 95 %CIs (confidence intervals) on the incidence of sleep disorder in relation to alcohol consumption.\nRESULTS: The pooled analysis of eleven included cohort studies demonstrated that general drinking was significantly associated with incidence of sleep disorder (OR:1.37, 95 %CI:1.22,1.54,I² = 0.0 %) while heavy drinking was not (OR:1.22, 95 %CI:0.94,1.60, I² = 81.1 %). (general drinking (women &lt;24 g/day; men &lt;48 g/day; &lt; 4 times/week), heavy drinking (women ≥24 g/day; men ≥48 g/day; ≥ 4times/week)).\nCONCLUSIONS: Findings from the present systematic review and meta-analyses showed that there was no evidence that alcohol consumption diminished sleep problems, and some evidence that general drinking might increase the sleep problems, but further study is necessary.","container-title":"Drug and Alcohol Dependence","DOI":"10.1016/j.drugalcdep.2020.108259","ISSN":"1879-0046","journalAbbreviation":"Drug Alcohol Depend","language":"eng","note":"PMID: 32927195","page":"108259","source":"PubMed","title":"Alcohol consumption and incidence of sleep disorder: A systematic review and meta-analysis of cohort studies","title-short":"Alcohol consumption and incidence of sleep disorder","volume":"217","author":[{"family":"Hu","given":"Nan"},{"family":"Ma","given":"Yibin"},{"family":"He","given":"Jie"},{"family":"Zhu","given":"Lichen"},{"family":"Cao","given":"Shiyi"}],"issued":{"date-parts":[["2020",12,1]]}}},{"id":616,"uris":["http://zotero.org/users/5596036/items/2XJLRKUX"],"itemData":{"id":616,"type":"article-journal","abstract":"A significant body of research has investigated the effects of physical activity on sleep, yet this research has not been systematically aggregated in over a decade. As a result, the magnitude and moderators of these effects are unclear. This meta-analytical review examines the effects of acute and regular exercise on sleep, incorporating a range of outcome and moderator variables. PubMed and PsycINFO were used to identify 66 studies for inclusion in the analysis that were published through May 2013. Analyses reveal that acute exercise has small beneficial effects on total sleep time, sleep onset latency, sleep efficiency, stage 1 sleep, and slow wave sleep, a moderate beneficial effect on wake time after sleep onset, and a small effect on rapid eye movement sleep. Regular exercise has small beneficial effects on total sleep time and sleep efficiency, small-to-medium beneficial effects on sleep onset latency, and moderate beneficial effects on sleep quality. Effects were moderated by sex, age, baseline physical activity level of participants, as well as exercise type, time of day, duration, and adherence. Significant moderation was not found for exercise intensity, aerobic/anaerobic classification, or publication date. Results were discussed with regards to future avenues of research and clinical application to the treatment of insomnia.","container-title":"Journal of Behavioral Medicine","DOI":"10.1007/s10865-015-9617-6","ISSN":"1573-3521","issue":"3","journalAbbreviation":"J Behav Med","language":"eng","note":"PMID: 25596964","page":"427-449","source":"PubMed","title":"The effects of physical activity on sleep: A meta-analytic review","title-short":"The effects of physical activity on sleep","volume":"38","author":[{"family":"Kredlow","given":"M. Alexandra"},{"family":"Capozzoli","given":"Michelle C."},{"family":"Hearon","given":"Bridget A."},{"family":"Calkins","given":"Amanda W."},{"family":"Otto","given":"Michael W."}],"issued":{"date-parts":[["2015",6]]}}},{"id":4068,"uris":["http://zotero.org/users/5596036/items/DSKENF8Q"],"itemData":{"id":4068,"type":"article-journal","abstract":"Sleep is a state of consciousness that is preserved across animal species whose exact function is not yet clear but which has a vital impact on health and well-being. Epidemiological evidence suggests sleep duration in both children and adults has been decreasing over the past half-century, while at the same time rates of overweight and obesity have been increasing. Short sleep duration along with other dimensions of poor sleep has been associated with obesity both cross-sectionally and longitudinally. These data suggest a potential causal relationship between poor sleep and greater rates of weight gain that may be related to effects of sleep on dietary intake or physical activity. However, there is also potential for reverse causation as obesity leads to many co-morbidities including sleep apnea that can disrupt sleep. Medium and long term interventional studies are needed to evaluate the potential for healthy sleep interventions to help combat the epidemic of obesity.","container-title":"Sleep Health","DOI":"10.1016/j.sleh.2017.07.013","ISSN":"2352-7226","issue":"5","journalAbbreviation":"Sleep Health","language":"eng","note":"PMID: 28923198\nPMCID: PMC5714285","page":"383-388","source":"PubMed","title":"The epidemiology of sleep and obesity","volume":"3","author":[{"family":"Ogilvie","given":"Rachel P."},{"family":"Patel","given":"Sanjay R."}],"issued":{"date-parts":[["2017",10]]}}}],"schema":"https://github.com/citation-style-language/schema/raw/master/csl-citation.json"} </w:instrText>
      </w:r>
      <w:r w:rsidRPr="007F576F">
        <w:rPr>
          <w:rFonts w:asciiTheme="minorHAnsi" w:hAnsiTheme="minorHAnsi" w:cstheme="minorHAnsi"/>
          <w:sz w:val="22"/>
          <w:szCs w:val="22"/>
        </w:rPr>
        <w:fldChar w:fldCharType="separate"/>
      </w:r>
      <w:r w:rsidR="00F010C4">
        <w:rPr>
          <w:rFonts w:ascii="Calibri" w:hAnsiTheme="minorHAnsi" w:cs="Calibri"/>
          <w:sz w:val="22"/>
        </w:rPr>
        <w:t>(Alvaro et al., 2013; Amiri and Behnezhad, 2020; Clark and Landolt, 2017; Hu et al., 2020; Kredlow et al., 2015; Ogilvie and Patel, 2017)</w:t>
      </w:r>
      <w:r w:rsidRPr="007F576F">
        <w:rPr>
          <w:rFonts w:asciiTheme="minorHAnsi" w:hAnsiTheme="minorHAnsi" w:cstheme="minorHAnsi"/>
          <w:sz w:val="22"/>
          <w:szCs w:val="22"/>
        </w:rPr>
        <w:fldChar w:fldCharType="end"/>
      </w:r>
      <w:r w:rsidRPr="007F576F">
        <w:rPr>
          <w:rFonts w:asciiTheme="minorHAnsi" w:hAnsiTheme="minorHAnsi" w:cstheme="minorHAnsi"/>
          <w:sz w:val="22"/>
          <w:szCs w:val="22"/>
        </w:rPr>
        <w:t xml:space="preserve">. </w:t>
      </w:r>
    </w:p>
    <w:p w14:paraId="72C1B4E8" w14:textId="6313D115" w:rsidR="00CA61EF" w:rsidRPr="007F576F" w:rsidRDefault="00CA61EF" w:rsidP="00BD79F4">
      <w:pPr>
        <w:jc w:val="both"/>
        <w:rPr>
          <w:rFonts w:asciiTheme="minorHAnsi" w:hAnsiTheme="minorHAnsi" w:cstheme="minorHAnsi"/>
          <w:sz w:val="22"/>
          <w:szCs w:val="22"/>
        </w:rPr>
      </w:pPr>
    </w:p>
    <w:p w14:paraId="47CDEC70" w14:textId="67B59A91" w:rsidR="005069FA" w:rsidRPr="007F576F" w:rsidRDefault="005069FA" w:rsidP="00BD79F4">
      <w:pPr>
        <w:jc w:val="both"/>
        <w:rPr>
          <w:rFonts w:asciiTheme="minorHAnsi" w:hAnsiTheme="minorHAnsi" w:cstheme="minorHAnsi"/>
          <w:sz w:val="22"/>
          <w:szCs w:val="22"/>
        </w:rPr>
      </w:pPr>
      <w:r w:rsidRPr="007F576F">
        <w:rPr>
          <w:rFonts w:asciiTheme="minorHAnsi" w:hAnsiTheme="minorHAnsi" w:cstheme="minorHAnsi"/>
          <w:sz w:val="22"/>
          <w:szCs w:val="22"/>
        </w:rPr>
        <w:t>Some profession</w:t>
      </w:r>
      <w:r w:rsidR="00E45567" w:rsidRPr="007F576F">
        <w:rPr>
          <w:rFonts w:asciiTheme="minorHAnsi" w:hAnsiTheme="minorHAnsi" w:cstheme="minorHAnsi"/>
          <w:sz w:val="22"/>
          <w:szCs w:val="22"/>
        </w:rPr>
        <w:t>al</w:t>
      </w:r>
      <w:r w:rsidRPr="007F576F">
        <w:rPr>
          <w:rFonts w:asciiTheme="minorHAnsi" w:hAnsiTheme="minorHAnsi" w:cstheme="minorHAnsi"/>
          <w:sz w:val="22"/>
          <w:szCs w:val="22"/>
        </w:rPr>
        <w:t xml:space="preserve">s may be at </w:t>
      </w:r>
      <w:r w:rsidR="00E45567" w:rsidRPr="007F576F">
        <w:rPr>
          <w:rFonts w:asciiTheme="minorHAnsi" w:hAnsiTheme="minorHAnsi" w:cstheme="minorHAnsi"/>
          <w:sz w:val="22"/>
          <w:szCs w:val="22"/>
        </w:rPr>
        <w:t xml:space="preserve">an increased </w:t>
      </w:r>
      <w:r w:rsidRPr="007F576F">
        <w:rPr>
          <w:rFonts w:asciiTheme="minorHAnsi" w:hAnsiTheme="minorHAnsi" w:cstheme="minorHAnsi"/>
          <w:sz w:val="22"/>
          <w:szCs w:val="22"/>
        </w:rPr>
        <w:t>risk of poor sleep</w:t>
      </w:r>
      <w:r w:rsidR="00E45567" w:rsidRPr="007F576F">
        <w:rPr>
          <w:rFonts w:asciiTheme="minorHAnsi" w:hAnsiTheme="minorHAnsi" w:cstheme="minorHAnsi"/>
          <w:sz w:val="22"/>
          <w:szCs w:val="22"/>
        </w:rPr>
        <w:t>, including healthcare workers,</w:t>
      </w:r>
      <w:r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particularly during</w:t>
      </w:r>
      <w:r w:rsidRPr="007F576F">
        <w:rPr>
          <w:rFonts w:asciiTheme="minorHAnsi" w:hAnsiTheme="minorHAnsi" w:cstheme="minorHAnsi"/>
          <w:sz w:val="22"/>
          <w:szCs w:val="22"/>
        </w:rPr>
        <w:t xml:space="preserve"> the </w:t>
      </w:r>
      <w:r w:rsidR="00E45567" w:rsidRPr="007F576F">
        <w:rPr>
          <w:rFonts w:asciiTheme="minorHAnsi" w:hAnsiTheme="minorHAnsi" w:cstheme="minorHAnsi"/>
          <w:sz w:val="22"/>
          <w:szCs w:val="22"/>
        </w:rPr>
        <w:t>coronavirus 2019 (COVID</w:t>
      </w:r>
      <w:r w:rsidRPr="007F576F">
        <w:rPr>
          <w:rFonts w:asciiTheme="minorHAnsi" w:hAnsiTheme="minorHAnsi" w:cstheme="minorHAnsi"/>
          <w:sz w:val="22"/>
          <w:szCs w:val="22"/>
        </w:rPr>
        <w:t>-19</w:t>
      </w:r>
      <w:r w:rsidR="00E45567" w:rsidRPr="007F576F">
        <w:rPr>
          <w:rFonts w:asciiTheme="minorHAnsi" w:hAnsiTheme="minorHAnsi" w:cstheme="minorHAnsi"/>
          <w:sz w:val="22"/>
          <w:szCs w:val="22"/>
        </w:rPr>
        <w:t>)</w:t>
      </w:r>
      <w:r w:rsidRPr="007F576F">
        <w:rPr>
          <w:rFonts w:asciiTheme="minorHAnsi" w:hAnsiTheme="minorHAnsi" w:cstheme="minorHAnsi"/>
          <w:sz w:val="22"/>
          <w:szCs w:val="22"/>
        </w:rPr>
        <w:t xml:space="preserve"> </w:t>
      </w:r>
      <w:r w:rsidR="00E45567" w:rsidRPr="007F576F">
        <w:rPr>
          <w:rFonts w:asciiTheme="minorHAnsi" w:hAnsiTheme="minorHAnsi" w:cstheme="minorHAnsi"/>
          <w:sz w:val="22"/>
          <w:szCs w:val="22"/>
        </w:rPr>
        <w:t>pandemic</w:t>
      </w:r>
      <w:r w:rsidRPr="007F576F">
        <w:rPr>
          <w:rFonts w:asciiTheme="minorHAnsi" w:hAnsiTheme="minorHAnsi" w:cstheme="minorHAnsi"/>
          <w:sz w:val="22"/>
          <w:szCs w:val="22"/>
        </w:rPr>
        <w:t xml:space="preserve"> </w:t>
      </w:r>
      <w:r w:rsidRPr="007F576F">
        <w:rPr>
          <w:rFonts w:asciiTheme="minorHAnsi" w:hAnsiTheme="minorHAnsi" w:cstheme="minorHAnsi"/>
          <w:sz w:val="22"/>
          <w:szCs w:val="22"/>
        </w:rPr>
        <w:fldChar w:fldCharType="begin"/>
      </w:r>
      <w:r w:rsidR="007B0A5B">
        <w:rPr>
          <w:rFonts w:asciiTheme="minorHAnsi" w:hAnsiTheme="minorHAnsi" w:cstheme="minorHAnsi"/>
          <w:sz w:val="22"/>
          <w:szCs w:val="22"/>
        </w:rPr>
        <w:instrText xml:space="preserve"> ADDIN ZOTERO_ITEM CSL_CITATION {"citationID":"iYdwCjDB","properties":{"formattedCitation":"(Litwiller et al., 2017; Lucas, S\\uc0\\u233{}bastien Colson, et al., 2022)","plainCitation":"(Litwiller et al., 2017; Lucas, Sébastien Colson, et al., 2022)","noteIndex":0},"citationItems":[{"id":4003,"uris":["http://zotero.org/users/5596036/items/TXCZLCVY"],"itemData":{"id":4003,"type":"article-journal","abstract":"Sleep has tremendous importance to organizations because of its relationship with employee performance, safety, health, and attitudes. Moreover, sleep is a malleable behavior that may be improved by individual and organizational changes. Despite the consequential and modifiable nature of sleep, little consensus exists regarding its conceptualization, and how the choice of conceptualization may impact relationships with organizational antecedents and outcomes. To offer a stronger foundation for future theory and research about employee sleep, this study calculated meta-analytic correlations of sleep quality and sleep quantity from 152 primary studies of sleep among workers in organizations. Analyses revealed that both sleep quality and sleep quantity associated negatively with workload and a number of health, attitudinal, and affective outcomes. Despite their conceptual similarity, notable differences existed in sleep quality and sleep quantity in terms of their relationships to many different correlates. Generally, the relationships between sleep quality and the examined correlates were stronger for variables that reflected perceptions. Moderator analyses showed that relationships between sleep quality and quantity may be affected by measurement method and the number of self-report items used, while there is little evidence of the effect of measurement time frame. Findings from this first meta-analytic investigation of the occupational sleep literature have implications for the development of theory about relationships between sleep and work, the measurement of sleep, the identification of organizational correlates of sleep, and the design of interventions intended to improve employee sleep. (PsycINFO Database Record","container-title":"The Journal of Applied Psychology","DOI":"10.1037/apl0000169","ISSN":"1939-1854","issue":"4","journalAbbreviation":"J Appl Psychol","language":"eng","note":"PMID: 27893255","page":"682-699","source":"PubMed","title":"The relationship between sleep and work: A meta-analysis","title-short":"The relationship between sleep and work","volume":"102","author":[{"family":"Litwiller","given":"Brett"},{"family":"Snyder","given":"Lori Anderson"},{"family":"Taylor","given":"William D."},{"family":"Steele","given":"Logan M."}],"issued":{"date-parts":[["2017",4]]}}},{"id":4448,"uris":["http://zotero.org/users/5596036/items/D8QETYAJ"],"itemData":{"id":4448,"type":"article-journal","abstract":"AIM: This study aimed to explore work environment and mental health in nurse assistants, nurses and health executives in a national large-scale study.\nBACKGROUND: We have data for physicians but not for other health care workers categories.\nMETHODS: A total of 6935 participants were recruited between May and June 2021 by professional mailings and professional networks.\nRESULTS: All professional categories reported high rates of high psychological demand (&gt;90%), low social support (&gt;60%), burnout (50% to 60%), exposure to potentially morally injurious events (&gt;40%) and depression (approximately 30%). Surgery nurses reported the highest exposure to potentially morally injurious events. Major depression was identified in approximately 30% of participants in all categories, but less than 10% reported consuming antidepressants. A total of 31% to 49% of participants reported sleep disorders and 16% to 21% reported consuming regularly hypnotics. Physicians reported high hazardous drinking behaviour and nurse assistant high smoking rates.\nCONCLUSIONS AND IMPLICATIONS FOR NURSING MANAGEMENT: Our results suggest that preventing burnout and depression in health care workers is a priority. To reach this goal, nursing managers could develop some interventions to reduce psychological demand and increase personal accomplishment and social support between colleagues, and prevent sustained bullying at the workplace and health risk behaviours. These interventions should be further developed and evaluated.","container-title":"Journal of Nursing Management","DOI":"10.1111/jonm.13599","ISSN":"1365-2834","journalAbbreviation":"J Nurs Manag","language":"eng","note":"PMID: 35332585","source":"PubMed","title":"Work environment and mental health in nurse assistants, nurses and health executives: Results from the AMADEUS study","title-short":"Work environment and mental health in nurse assistants, nurses and health executives","author":[{"family":"Lucas","given":"Guillaume"},{"family":"Colson","given":"Sébastien"},{"family":"Boyer","given":"Laurent"},{"family":"Gentile","given":"Stéphanie"},{"family":"Fond","given":"Guillaume"}],"issued":{"date-parts":[["2022",3,24]]}}}],"schema":"https://github.com/citation-style-language/schema/raw/master/csl-citation.json"} </w:instrText>
      </w:r>
      <w:r w:rsidRPr="007F576F">
        <w:rPr>
          <w:rFonts w:asciiTheme="minorHAnsi" w:hAnsiTheme="minorHAnsi" w:cstheme="minorHAnsi"/>
          <w:sz w:val="22"/>
          <w:szCs w:val="22"/>
        </w:rPr>
        <w:fldChar w:fldCharType="separate"/>
      </w:r>
      <w:r w:rsidR="007B0A5B" w:rsidRPr="007B0A5B">
        <w:rPr>
          <w:rFonts w:ascii="Calibri" w:hAnsiTheme="minorHAnsi" w:cs="Calibri"/>
          <w:sz w:val="22"/>
        </w:rPr>
        <w:t>(Litwiller et al., 2017; Lucas, Sébastien Colson, et al., 2022)</w:t>
      </w:r>
      <w:r w:rsidRPr="007F576F">
        <w:rPr>
          <w:rFonts w:asciiTheme="minorHAnsi" w:hAnsiTheme="minorHAnsi" w:cstheme="minorHAnsi"/>
          <w:sz w:val="22"/>
          <w:szCs w:val="22"/>
        </w:rPr>
        <w:fldChar w:fldCharType="end"/>
      </w:r>
      <w:r w:rsidR="0081210A" w:rsidRPr="007F576F">
        <w:rPr>
          <w:rFonts w:asciiTheme="minorHAnsi" w:hAnsiTheme="minorHAnsi" w:cstheme="minorHAnsi"/>
          <w:sz w:val="22"/>
          <w:szCs w:val="22"/>
        </w:rPr>
        <w:t xml:space="preserve">. The rate of poor sleep among </w:t>
      </w:r>
      <w:r w:rsidR="00156008" w:rsidRPr="007F576F">
        <w:rPr>
          <w:rFonts w:asciiTheme="minorHAnsi" w:hAnsiTheme="minorHAnsi" w:cstheme="minorHAnsi"/>
          <w:sz w:val="22"/>
          <w:szCs w:val="22"/>
        </w:rPr>
        <w:t>healthcare workers</w:t>
      </w:r>
      <w:r w:rsidR="0081210A" w:rsidRPr="007F576F">
        <w:rPr>
          <w:rFonts w:asciiTheme="minorHAnsi" w:hAnsiTheme="minorHAnsi" w:cstheme="minorHAnsi"/>
          <w:sz w:val="22"/>
          <w:szCs w:val="22"/>
        </w:rPr>
        <w:t xml:space="preserve"> varies </w:t>
      </w:r>
      <w:r w:rsidR="00051696" w:rsidRPr="007F576F">
        <w:rPr>
          <w:rFonts w:asciiTheme="minorHAnsi" w:hAnsiTheme="minorHAnsi" w:cstheme="minorHAnsi"/>
          <w:sz w:val="22"/>
          <w:szCs w:val="22"/>
        </w:rPr>
        <w:t xml:space="preserve">between </w:t>
      </w:r>
      <w:r w:rsidRPr="007F576F">
        <w:rPr>
          <w:rFonts w:asciiTheme="minorHAnsi" w:hAnsiTheme="minorHAnsi" w:cstheme="minorHAnsi"/>
          <w:sz w:val="22"/>
          <w:szCs w:val="22"/>
        </w:rPr>
        <w:t>9.3</w:t>
      </w:r>
      <w:r w:rsidR="0081210A" w:rsidRPr="007F576F">
        <w:rPr>
          <w:rFonts w:asciiTheme="minorHAnsi" w:hAnsiTheme="minorHAnsi" w:cstheme="minorHAnsi"/>
          <w:sz w:val="22"/>
          <w:szCs w:val="22"/>
        </w:rPr>
        <w:t>%</w:t>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and</w:t>
      </w:r>
      <w:r w:rsidRPr="007F576F">
        <w:rPr>
          <w:rFonts w:asciiTheme="minorHAnsi" w:hAnsiTheme="minorHAnsi" w:cstheme="minorHAnsi"/>
          <w:sz w:val="22"/>
          <w:szCs w:val="22"/>
        </w:rPr>
        <w:t xml:space="preserve"> 95.4% </w:t>
      </w:r>
      <w:r w:rsidRPr="007F576F">
        <w:rPr>
          <w:rFonts w:asciiTheme="minorHAnsi" w:hAnsiTheme="minorHAnsi" w:cstheme="minorHAnsi"/>
          <w:sz w:val="22"/>
          <w:szCs w:val="22"/>
        </w:rPr>
        <w:fldChar w:fldCharType="begin"/>
      </w:r>
      <w:r w:rsidR="001705A3" w:rsidRPr="007F576F">
        <w:rPr>
          <w:rFonts w:asciiTheme="minorHAnsi" w:hAnsiTheme="minorHAnsi" w:cstheme="minorHAnsi"/>
          <w:sz w:val="22"/>
          <w:szCs w:val="22"/>
        </w:rPr>
        <w:instrText xml:space="preserve"> ADDIN ZOTERO_ITEM CSL_CITATION {"citationID":"JitlXcHw","properties":{"formattedCitation":"(Marvaldi et al., 2021)","plainCitation":"(Marvaldi et al., 2021)","noteIndex":0},"citationItems":[{"id":2865,"uris":["http://zotero.org/users/5596036/items/ASJJWAKS"],"itemData":{"id":2865,"type":"article-journal","abstract":"Healthcare workers have been facing the COVID-19 pandemic, with numerous critical patients and deaths, and high workloads. Quality of care is related to the mental status of healthcare workers. This PRISMA systematic review and meta-analysis, on Pubmed/Psycinfo up to October 8, 2020, estimates the prevalence of mental health problems among healthcare workers during this pandemic. The systematic review included 70 studies (101 017 participants) and only high-quality studies were included in the meta-analysis. The following pooled prevalences were estimated: 300 % of anxiety (95 %CI, 24.2-37.05); 311 % of depression (95 %CI, 25.7-36.8); 565 % of acute stress (95 %CI - 30.6-80.5); 20,2% of post-traumatic stress (95 %CI, 9.9-33.0); 44.0 % of sleep disorders (95 %CI, 24.6-64.5). The following factors were found to be sources of heterogeneity in subgroups and metaregressions analysis: proportion of female, nurses, and location. Targeted prevention and support strategies are needed now, and early in case of future health crises.","container-title":"Neuroscience and Biobehavioral Reviews","DOI":"10.1016/j.neubiorev.2021.03.024","ISSN":"1873-7528","journalAbbreviation":"Neurosci Biobehav Rev","language":"eng","note":"PMID: 33774085","page":"252-264","source":"PubMed","title":"Anxiety, depression, trauma-related, and sleep disorders among healthcare workers during the COVID-19 pandemic: A systematic review and meta-analysis","title-short":"Anxiety, depression, trauma-related, and sleep disorders among healthcare workers during the COVID-19 pandemic","volume":"126","author":[{"family":"Marvaldi","given":"Maxime"},{"family":"Mallet","given":"Jasmina"},{"family":"Dubertret","given":"Caroline"},{"family":"Moro","given":"Marie Rose"},{"family":"Guessoum","given":"Sélim Benjamin"}],"issued":{"date-parts":[["2021",7]]}}}],"schema":"https://github.com/citation-style-language/schema/raw/master/csl-citation.json"} </w:instrText>
      </w:r>
      <w:r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(Marvaldi et al., 2021)</w:t>
      </w:r>
      <w:r w:rsidRPr="007F576F">
        <w:rPr>
          <w:rFonts w:asciiTheme="minorHAnsi" w:hAnsiTheme="minorHAnsi" w:cstheme="minorHAnsi"/>
          <w:sz w:val="22"/>
          <w:szCs w:val="22"/>
        </w:rPr>
        <w:fldChar w:fldCharType="end"/>
      </w:r>
      <w:r w:rsidRPr="007F576F">
        <w:rPr>
          <w:rFonts w:asciiTheme="minorHAnsi" w:hAnsiTheme="minorHAnsi" w:cstheme="minorHAnsi"/>
          <w:sz w:val="22"/>
          <w:szCs w:val="22"/>
        </w:rPr>
        <w:t xml:space="preserve">. Poor sleep in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is associated</w:t>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with an</w:t>
      </w:r>
      <w:r w:rsidRPr="007F576F">
        <w:rPr>
          <w:rFonts w:asciiTheme="minorHAnsi" w:hAnsiTheme="minorHAnsi" w:cstheme="minorHAnsi"/>
          <w:sz w:val="22"/>
          <w:szCs w:val="22"/>
        </w:rPr>
        <w:t xml:space="preserve"> increase</w:t>
      </w:r>
      <w:r w:rsidR="0081210A" w:rsidRPr="007F576F">
        <w:rPr>
          <w:rFonts w:asciiTheme="minorHAnsi" w:hAnsiTheme="minorHAnsi" w:cstheme="minorHAnsi"/>
          <w:sz w:val="22"/>
          <w:szCs w:val="22"/>
        </w:rPr>
        <w:t>d</w:t>
      </w:r>
      <w:r w:rsidRPr="007F576F">
        <w:rPr>
          <w:rFonts w:asciiTheme="minorHAnsi" w:hAnsiTheme="minorHAnsi" w:cstheme="minorHAnsi"/>
          <w:sz w:val="22"/>
          <w:szCs w:val="22"/>
        </w:rPr>
        <w:t xml:space="preserve"> risk of medical errors </w:t>
      </w:r>
      <w:r w:rsidRPr="007F576F">
        <w:rPr>
          <w:rFonts w:asciiTheme="minorHAnsi" w:hAnsiTheme="minorHAnsi" w:cstheme="minorHAnsi"/>
          <w:sz w:val="22"/>
          <w:szCs w:val="22"/>
        </w:rPr>
        <w:fldChar w:fldCharType="begin"/>
      </w:r>
      <w:r w:rsidR="001705A3" w:rsidRPr="007F576F">
        <w:rPr>
          <w:rFonts w:asciiTheme="minorHAnsi" w:hAnsiTheme="minorHAnsi" w:cstheme="minorHAnsi"/>
          <w:sz w:val="22"/>
          <w:szCs w:val="22"/>
        </w:rPr>
        <w:instrText xml:space="preserve"> ADDIN ZOTERO_ITEM CSL_CITATION {"citationID":"3kaHeWIZ","properties":{"formattedCitation":"(L\\uc0\\u233{}ger et al., 2002)","plainCitation":"(Léger et al., 2002)","noteIndex":0},"citationItems":[{"id":2895,"uris":["http://zotero.org/users/5596036/items/24PIC97S"],"itemData":{"id":2895,"type":"article-journal","abstract":"STUDY OBJECTIVES: Insomnia, a highly prevalent disorder with direct and indirect economic and professional consequences, affects daytime functioning, behavior, and quality of life. Several studies have shown that insomnia affects the workforce and is associated with an increased risk of accidents. Insomnia may also play a role in other disorders. Our study attempted to evaluate the socio-professional correlates of insomnia by comparing a group of insomniacs to a group of good sleepers.\nDESIGN: With a questionnaire focused on the socio-professional and medical consequences of insomnia, we surveyed a group of severe insomniacs and a group of good sleepers. Persons with psychiatric disorders according to the DSM-IV minimum criteria for anxiety and depression were eliminated from each group. After screening, 240 insomniacs and 391 good sleepers remained and were then compared.\nMEASUREMENTS AND RESULTS: Compared to good sleepers, severe insomniacs reported more medical problems, had more physician-office visits, were hospitalized twice as often, and used more medication. Severe insomniacs had a higher rate of absenteeism, missing work twice as often as did good sleepers. They also had more problems at work (including decreased concentration, difficulty performing duties, and more work-related accidents).\nCONCLUSIONS: Our study showed that insomnia has socio-professional consequences and is correlated with lower medical status.","container-title":"Sleep","ISSN":"0161-8105","issue":"6","journalAbbreviation":"Sleep","language":"eng","note":"PMID: 12224841","page":"625-629","source":"PubMed","title":"Medical and socio-professional impact of insomnia","volume":"25","author":[{"family":"Léger","given":"Damien"},{"family":"Guilleminault","given":"Christian"},{"family":"Bader","given":"Gary"},{"family":"Lévy","given":"Emile"},{"family":"Paillard","given":"Michel"}],"issued":{"date-parts":[["2002",9,15]]}}}],"schema":"https://github.com/citation-style-language/schema/raw/master/csl-citation.json"} </w:instrText>
      </w:r>
      <w:r w:rsidRPr="007F576F">
        <w:rPr>
          <w:rFonts w:asciiTheme="minorHAnsi" w:hAnsiTheme="minorHAnsi" w:cstheme="minorHAnsi"/>
          <w:sz w:val="22"/>
          <w:szCs w:val="22"/>
        </w:rPr>
        <w:fldChar w:fldCharType="separate"/>
      </w:r>
      <w:r w:rsidR="007C3589" w:rsidRPr="007F576F">
        <w:rPr>
          <w:rFonts w:ascii="Calibri" w:hAnsiTheme="minorHAnsi" w:cs="Calibri"/>
          <w:sz w:val="22"/>
        </w:rPr>
        <w:t>(Léger et al., 2002)</w:t>
      </w:r>
      <w:r w:rsidRPr="007F576F">
        <w:rPr>
          <w:rFonts w:asciiTheme="minorHAnsi" w:hAnsiTheme="minorHAnsi" w:cstheme="minorHAnsi"/>
          <w:sz w:val="22"/>
          <w:szCs w:val="22"/>
        </w:rPr>
        <w:fldChar w:fldCharType="end"/>
      </w:r>
      <w:r w:rsidRPr="007F576F">
        <w:rPr>
          <w:rFonts w:asciiTheme="minorHAnsi" w:hAnsiTheme="minorHAnsi" w:cstheme="minorHAnsi"/>
          <w:sz w:val="22"/>
          <w:szCs w:val="22"/>
        </w:rPr>
        <w:t xml:space="preserve"> and </w:t>
      </w:r>
      <w:r w:rsidR="0081210A" w:rsidRPr="007F576F">
        <w:rPr>
          <w:rFonts w:asciiTheme="minorHAnsi" w:hAnsiTheme="minorHAnsi" w:cstheme="minorHAnsi"/>
          <w:sz w:val="22"/>
          <w:szCs w:val="22"/>
        </w:rPr>
        <w:t>poorer</w:t>
      </w:r>
      <w:r w:rsidRPr="007F576F">
        <w:rPr>
          <w:rFonts w:asciiTheme="minorHAnsi" w:hAnsiTheme="minorHAnsi" w:cstheme="minorHAnsi"/>
          <w:sz w:val="22"/>
          <w:szCs w:val="22"/>
        </w:rPr>
        <w:t xml:space="preserve"> work performance </w:t>
      </w:r>
      <w:r w:rsidRPr="007F576F">
        <w:rPr>
          <w:rFonts w:asciiTheme="minorHAnsi" w:hAnsiTheme="minorHAnsi" w:cstheme="minorHAnsi"/>
          <w:sz w:val="22"/>
          <w:szCs w:val="22"/>
        </w:rPr>
        <w:fldChar w:fldCharType="begin"/>
      </w:r>
      <w:r w:rsidR="00133BF6">
        <w:rPr>
          <w:rFonts w:asciiTheme="minorHAnsi" w:hAnsiTheme="minorHAnsi" w:cstheme="minorHAnsi"/>
          <w:sz w:val="22"/>
          <w:szCs w:val="22"/>
        </w:rPr>
        <w:instrText xml:space="preserve"> ADDIN ZOTERO_ITEM CSL_CITATION {"citationID":"VZAxparE","properties":{"formattedCitation":"(Alvaro et al., 2013; Garbarino et al., 2016)","plainCitation":"(Alvaro et al., 2013; Garbarino et al., 2016)","noteIndex":0},"citationItems":[{"id":549,"uris":["http://zotero.org/users/5596036/items/PEUTCURH"],"itemData":{"id":549,"type":"article-journal","abstract":"Sleep disorders are frequent (18%-23%) and constitute a major risk factor for psychiatric, cardiovascular, metabolic or hormonal co-morbidity and mortality. Low social status or income, unemployment, life events such as divorce, negative lifestyle habits, and professional requirements (e.g., shift work) are often associated with sleep problems. Sleep disorders affect the quality of life and impair both professional and non-professional activities. Excessive daytime drowsiness resulting from sleep disorders impairs efficiency and safety at work or on the road, and increases the risk of accidents. Poor sleep (either professional or voluntary) has detrimental effects comparable to those of major sleep disorders, but is often neglected. The high incidence and direct/indirect healthcare and welfare costs of sleep disorders and poor sleep currently constitute a major medical problem. Investigation, monitoring and strategies are needed in order to prevent/reduce the effects of these disorders.","container-title":"International Journal of Environmental Research and Public Health","DOI":"10.3390/ijerph13080831","ISSN":"1660-4601","issue":"8","journalAbbreviation":"Int J Environ Res Public Health","language":"eng","note":"PMID: 27548196\nPMCID: PMC4997517","source":"PubMed","title":"Co-morbidity, mortality, quality of life and the healthcare/welfare/social costs of disordered sleep: A rapid review","title-short":"Co-Morbidity, Mortality, Quality of Life and the Healthcare/Welfare/Social Costs of Disordered Sleep","volume":"13","author":[{"family":"Garbarino","given":"Sergio"},{"family":"Lanteri","given":"Paola"},{"family":"Durando","given":"Paolo"},{"family":"Magnavita","given":"Nicola"},{"family":"Sannita","given":"Walter G."}],"issued":{"date-parts":[["2016"]],"season":"18"}}},{"id":1151,"uris":["http://zotero.org/users/5596036/items/U7W46MGC"],"itemData":{"id":1151,"type":"article-journal","abstract":"STUDY OBJECTIVES: To investigate whether sleep disturbances are bidirectionally related to anxiety and depression, and thus identify potential risk factors for each problem.\nDESIGN: A systematic review was conducted on 9 studies (8 longitudinal, 1 retrospective) that assessed bidirectionality between a sleep disturbance, and anxiety or depression. Treatment studies were excluded, along with those solely based on clinical samples or cohorts at high risk of suffering from a sleep disturbance, anxiety and depression. Eligible studies were identified by searching PubMed, PsychINFO, Embase, and Scopus databases, and reference lists of eligible studies. Publication dates ranged from the beginning of each database to December 2011.\nMEASUREMENTS AND RESULTS: Syntheses of longitudinal studies suggested insomnia and sleep quality were bidirectionally related to anxiety and depression, and depression/anxiety, respectively. Childhood sleep problems significantly predicted higher levels of depression and a combined depression/anxiety variable, but not vice-versa. A one-way relationship was found where anxiety predicted excessive daytime sleepiness, but excessive daytime sleepiness was not associated with depression.\nCONCLUSIONS: Definitive conclusions regarding bidirectionality cannot be made for most sleep disturbances due to the small number and heterogeneity of cohort samples used across studies. Nevertheless, best available evidence suggests insomnia is bidirectionally related to anxiety and depression. Clinical and theoretical implications are discussed.\nCITATION: Alvaro PK; Roberts RM; Harris JK. A systematic review assessing bidirectionality between sleep disturbances, anxiety, and depression. SLEEP 2013;36(7):1059-1068.","container-title":"Sleep","DOI":"10.5665/sleep.2810","ISSN":"1550-9109","issue":"7","journalAbbreviation":"Sleep","language":"eng","note":"PMID: 23814343\nPMCID: PMC3669059","page":"1059-1068","source":"PubMed","title":"A systematic review assessing bidirectionality between sleep disturbances, anxiety, and depression","volume":"36","author":[{"family":"Alvaro","given":"Pasquale K."},{"family":"Roberts","given":"Rachel M."},{"family":"Harris","given":"Jodie K."}],"issued":{"date-parts":[["2013",7,1]]}}}],"schema":"https://github.com/citation-style-language/schema/raw/master/csl-citation.json"} </w:instrText>
      </w:r>
      <w:r w:rsidRPr="007F576F">
        <w:rPr>
          <w:rFonts w:asciiTheme="minorHAnsi" w:hAnsiTheme="minorHAnsi" w:cstheme="minorHAnsi"/>
          <w:sz w:val="22"/>
          <w:szCs w:val="22"/>
        </w:rPr>
        <w:fldChar w:fldCharType="separate"/>
      </w:r>
      <w:r w:rsidR="00133BF6">
        <w:rPr>
          <w:rFonts w:ascii="Calibri" w:hAnsiTheme="minorHAnsi" w:cs="Calibri"/>
          <w:sz w:val="22"/>
        </w:rPr>
        <w:t>(Alvaro et al., 2013; Garbarino et al., 2016)</w:t>
      </w:r>
      <w:r w:rsidRPr="007F576F">
        <w:rPr>
          <w:rFonts w:asciiTheme="minorHAnsi" w:hAnsiTheme="minorHAnsi" w:cstheme="minorHAnsi"/>
          <w:sz w:val="22"/>
          <w:szCs w:val="22"/>
        </w:rPr>
        <w:fldChar w:fldCharType="end"/>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 xml:space="preserve">due to disturbances of attention, </w:t>
      </w:r>
      <w:r w:rsidRPr="007F576F">
        <w:rPr>
          <w:rFonts w:asciiTheme="minorHAnsi" w:hAnsiTheme="minorHAnsi" w:cstheme="minorHAnsi"/>
          <w:sz w:val="22"/>
          <w:szCs w:val="22"/>
        </w:rPr>
        <w:t>concentration</w:t>
      </w:r>
      <w:r w:rsidR="0081210A" w:rsidRPr="007F576F">
        <w:rPr>
          <w:rFonts w:asciiTheme="minorHAnsi" w:hAnsiTheme="minorHAnsi" w:cstheme="minorHAnsi"/>
          <w:sz w:val="22"/>
          <w:szCs w:val="22"/>
        </w:rPr>
        <w:t xml:space="preserve">, energy, and </w:t>
      </w:r>
      <w:r w:rsidRPr="007F576F">
        <w:rPr>
          <w:rFonts w:asciiTheme="minorHAnsi" w:hAnsiTheme="minorHAnsi" w:cstheme="minorHAnsi"/>
          <w:sz w:val="22"/>
          <w:szCs w:val="22"/>
        </w:rPr>
        <w:t>motivation</w:t>
      </w:r>
      <w:r w:rsidR="0081210A" w:rsidRPr="007F576F">
        <w:rPr>
          <w:rFonts w:asciiTheme="minorHAnsi" w:hAnsiTheme="minorHAnsi" w:cstheme="minorHAnsi"/>
          <w:sz w:val="22"/>
          <w:szCs w:val="22"/>
        </w:rPr>
        <w:t>. Furthermore, poor sleep</w:t>
      </w:r>
      <w:r w:rsidRPr="007F576F">
        <w:rPr>
          <w:rFonts w:asciiTheme="minorHAnsi" w:hAnsiTheme="minorHAnsi" w:cstheme="minorHAnsi"/>
          <w:sz w:val="22"/>
          <w:szCs w:val="22"/>
        </w:rPr>
        <w:t xml:space="preserve"> may </w:t>
      </w:r>
      <w:r w:rsidR="0081210A" w:rsidRPr="007F576F">
        <w:rPr>
          <w:rFonts w:asciiTheme="minorHAnsi" w:hAnsiTheme="minorHAnsi" w:cstheme="minorHAnsi"/>
          <w:sz w:val="22"/>
          <w:szCs w:val="22"/>
        </w:rPr>
        <w:t>lead to</w:t>
      </w:r>
      <w:r w:rsidRPr="007F576F">
        <w:rPr>
          <w:rFonts w:asciiTheme="minorHAnsi" w:hAnsiTheme="minorHAnsi" w:cstheme="minorHAnsi"/>
          <w:sz w:val="22"/>
          <w:szCs w:val="22"/>
        </w:rPr>
        <w:t xml:space="preserve"> increase</w:t>
      </w:r>
      <w:r w:rsidR="0081210A" w:rsidRPr="007F576F">
        <w:rPr>
          <w:rFonts w:asciiTheme="minorHAnsi" w:hAnsiTheme="minorHAnsi" w:cstheme="minorHAnsi"/>
          <w:sz w:val="22"/>
          <w:szCs w:val="22"/>
        </w:rPr>
        <w:t>d</w:t>
      </w:r>
      <w:r w:rsidRPr="007F576F">
        <w:rPr>
          <w:rFonts w:asciiTheme="minorHAnsi" w:hAnsiTheme="minorHAnsi" w:cstheme="minorHAnsi"/>
          <w:sz w:val="22"/>
          <w:szCs w:val="22"/>
        </w:rPr>
        <w:t xml:space="preserve"> absenteeism</w:t>
      </w:r>
      <w:r w:rsidR="0081210A" w:rsidRPr="007F576F">
        <w:rPr>
          <w:rFonts w:asciiTheme="minorHAnsi" w:hAnsiTheme="minorHAnsi" w:cstheme="minorHAnsi"/>
          <w:sz w:val="22"/>
          <w:szCs w:val="22"/>
        </w:rPr>
        <w:t>,</w:t>
      </w:r>
      <w:r w:rsidRPr="007F576F">
        <w:rPr>
          <w:rFonts w:asciiTheme="minorHAnsi" w:hAnsiTheme="minorHAnsi" w:cstheme="minorHAnsi"/>
          <w:sz w:val="22"/>
          <w:szCs w:val="22"/>
        </w:rPr>
        <w:t xml:space="preserve"> resulting in </w:t>
      </w:r>
      <w:r w:rsidR="0081210A" w:rsidRPr="007F576F">
        <w:rPr>
          <w:rFonts w:asciiTheme="minorHAnsi" w:hAnsiTheme="minorHAnsi" w:cstheme="minorHAnsi"/>
          <w:sz w:val="22"/>
          <w:szCs w:val="22"/>
        </w:rPr>
        <w:t>large economic losses and the breakdown of healthcare systems</w:t>
      </w:r>
      <w:r w:rsidRPr="007F576F">
        <w:rPr>
          <w:rFonts w:asciiTheme="minorHAnsi" w:hAnsiTheme="minorHAnsi" w:cstheme="minorHAnsi"/>
          <w:sz w:val="22"/>
          <w:szCs w:val="22"/>
        </w:rPr>
        <w:t xml:space="preserve"> </w:t>
      </w:r>
      <w:r w:rsidRPr="007F576F">
        <w:rPr>
          <w:rFonts w:asciiTheme="minorHAnsi" w:hAnsiTheme="minorHAnsi" w:cstheme="minorHAnsi"/>
          <w:sz w:val="22"/>
          <w:szCs w:val="22"/>
        </w:rPr>
        <w:fldChar w:fldCharType="begin"/>
      </w:r>
      <w:r w:rsidR="001705A3" w:rsidRPr="007F576F">
        <w:rPr>
          <w:rFonts w:asciiTheme="minorHAnsi" w:hAnsiTheme="minorHAnsi" w:cstheme="minorHAnsi"/>
          <w:sz w:val="22"/>
          <w:szCs w:val="22"/>
        </w:rPr>
        <w:instrText xml:space="preserve"> ADDIN ZOTERO_ITEM CSL_CITATION {"citationID":"R6r05l04","properties":{"formattedCitation":"(Hafner et al., 2017)","plainCitation":"(Hafner et al., 2017)","noteIndex":0},"citationItems":[{"id":2218,"uris":["http://zotero.org/users/5596036/items/8X7AUPVC"],"itemData":{"id":2218,"type":"article-journal","abstract":"The Centers for Disease Control and Prevention (CDC) in the United States has declared insufficient sleep a \"public health problem.\" Indeed, according to a recent CDC study, more than a third of American adults are not getting enough sleep on a regular basis. However, insufficient sleep is not exclusively a US problem, and equally concerns other industrialised countries such as the United Kingdom, Japan, Germany, or Canada. According to some evidence, the proportion of people sleeping less than the recommended hours of sleep is rising and associated with lifestyle factors related to a modern 24/7 society, such as psychosocial stress, alcohol consumption, smoking, lack of physical activity and excessive electronic media use, among others. This is alarming as insufficient sleep has been found to be associated with a range of negative health and social outcomes, including success at school and in the labour market. Over the last few decades, for example, there has been growing evidence suggesting a strong association between short sleep duration and elevated mortality risks. Given the potential adverse effects of insufficient sleep on health, well-being and productivity, the consequences of sleep-deprivation have far-reaching economic consequences. Hence, in order to raise awareness of the scale of insufficient sleep as a public-health issue, comparative quantitative figures need to be provided for policy- and decision-makers, as well as recommendations and potential solutions that can help tackling the problem.","container-title":"Rand Health Quarterly","ISSN":"2162-8254","issue":"4","journalAbbreviation":"Rand Health Q","language":"eng","note":"PMID: 28983434\nPMCID: PMC5627640","page":"11","source":"PubMed","title":"Why Sleep Matters-The Economic Costs of Insufficient Sleep: A Cross-Country Comparative Analysis","title-short":"Why Sleep Matters-The Economic Costs of Insufficient Sleep","volume":"6","author":[{"family":"Hafner","given":"Marco"},{"family":"Stepanek","given":"Martin"},{"family":"Taylor","given":"Jirka"},{"family":"Troxel","given":"Wendy M."},{"family":"Stolk","given":"Christian","non-dropping-particle":"van"}],"issued":{"date-parts":[["2017",1]]}}}],"schema":"https://github.com/citation-style-language/schema/raw/master/csl-citation.json"} </w:instrText>
      </w:r>
      <w:r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(Hafner et al., 2017)</w:t>
      </w:r>
      <w:r w:rsidRPr="007F576F">
        <w:rPr>
          <w:rFonts w:asciiTheme="minorHAnsi" w:hAnsiTheme="minorHAnsi" w:cstheme="minorHAnsi"/>
          <w:sz w:val="22"/>
          <w:szCs w:val="22"/>
        </w:rPr>
        <w:fldChar w:fldCharType="end"/>
      </w:r>
      <w:r w:rsidRPr="007F576F">
        <w:rPr>
          <w:rFonts w:asciiTheme="minorHAnsi" w:hAnsiTheme="minorHAnsi" w:cstheme="minorHAnsi"/>
          <w:sz w:val="22"/>
          <w:szCs w:val="22"/>
        </w:rPr>
        <w:t xml:space="preserve">. </w:t>
      </w:r>
    </w:p>
    <w:p w14:paraId="44F7060D" w14:textId="3ECD81E0" w:rsidR="005069FA" w:rsidRPr="007F576F" w:rsidRDefault="005069FA" w:rsidP="00BD79F4">
      <w:pPr>
        <w:jc w:val="both"/>
        <w:rPr>
          <w:rFonts w:asciiTheme="minorHAnsi" w:hAnsiTheme="minorHAnsi" w:cstheme="minorHAnsi"/>
          <w:sz w:val="22"/>
          <w:szCs w:val="22"/>
        </w:rPr>
      </w:pPr>
    </w:p>
    <w:p w14:paraId="58786084" w14:textId="77777777" w:rsidR="006B1195" w:rsidRPr="007F576F" w:rsidRDefault="006B1195">
      <w:pPr>
        <w:rPr>
          <w:rFonts w:asciiTheme="minorHAnsi" w:hAnsiTheme="minorHAnsi" w:cstheme="minorHAnsi"/>
          <w:b/>
          <w:bCs/>
          <w:sz w:val="22"/>
          <w:szCs w:val="22"/>
        </w:rPr>
      </w:pPr>
      <w:r w:rsidRPr="007F576F">
        <w:rPr>
          <w:rFonts w:asciiTheme="minorHAnsi" w:hAnsiTheme="minorHAnsi" w:cstheme="minorHAnsi"/>
          <w:b/>
          <w:bCs/>
          <w:sz w:val="22"/>
          <w:szCs w:val="22"/>
        </w:rPr>
        <w:br w:type="page"/>
      </w:r>
    </w:p>
    <w:p w14:paraId="6CFC36D4" w14:textId="297068FC" w:rsidR="00953E32" w:rsidRPr="007F576F" w:rsidRDefault="00953E32" w:rsidP="00BD79F4">
      <w:pPr>
        <w:jc w:val="both"/>
        <w:rPr>
          <w:rFonts w:asciiTheme="minorHAnsi" w:hAnsiTheme="minorHAnsi" w:cstheme="minorHAnsi"/>
          <w:b/>
          <w:bCs/>
          <w:sz w:val="22"/>
          <w:szCs w:val="22"/>
        </w:rPr>
      </w:pPr>
      <w:r w:rsidRPr="007F576F">
        <w:rPr>
          <w:rFonts w:asciiTheme="minorHAnsi" w:hAnsiTheme="minorHAnsi" w:cstheme="minorHAnsi"/>
          <w:b/>
          <w:bCs/>
          <w:sz w:val="22"/>
          <w:szCs w:val="22"/>
        </w:rPr>
        <w:lastRenderedPageBreak/>
        <w:t>Background</w:t>
      </w:r>
    </w:p>
    <w:p w14:paraId="2D72E493" w14:textId="77777777" w:rsidR="00953E32" w:rsidRPr="007F576F" w:rsidRDefault="00953E32" w:rsidP="00BD79F4">
      <w:pPr>
        <w:jc w:val="both"/>
        <w:rPr>
          <w:rFonts w:asciiTheme="minorHAnsi" w:hAnsiTheme="minorHAnsi" w:cstheme="minorHAnsi"/>
          <w:sz w:val="22"/>
          <w:szCs w:val="22"/>
        </w:rPr>
      </w:pPr>
    </w:p>
    <w:p w14:paraId="35D0A3AD" w14:textId="7CF8C20E" w:rsidR="005C335F" w:rsidRPr="007F576F" w:rsidRDefault="00CA61EF" w:rsidP="00BD79F4">
      <w:pPr>
        <w:jc w:val="both"/>
        <w:rPr>
          <w:rFonts w:asciiTheme="minorHAnsi" w:hAnsiTheme="minorHAnsi" w:cstheme="minorHAnsi"/>
          <w:sz w:val="22"/>
          <w:szCs w:val="22"/>
        </w:rPr>
      </w:pPr>
      <w:r w:rsidRPr="007F576F">
        <w:rPr>
          <w:rFonts w:asciiTheme="minorHAnsi" w:hAnsiTheme="minorHAnsi" w:cstheme="minorHAnsi"/>
          <w:sz w:val="22"/>
          <w:szCs w:val="22"/>
        </w:rPr>
        <w:t xml:space="preserve">Some of the </w:t>
      </w:r>
      <w:r w:rsidR="0081210A" w:rsidRPr="007F576F">
        <w:rPr>
          <w:rFonts w:asciiTheme="minorHAnsi" w:hAnsiTheme="minorHAnsi" w:cstheme="minorHAnsi"/>
          <w:sz w:val="22"/>
          <w:szCs w:val="22"/>
        </w:rPr>
        <w:t>aforementioned</w:t>
      </w:r>
      <w:r w:rsidRPr="007F576F">
        <w:rPr>
          <w:rFonts w:asciiTheme="minorHAnsi" w:hAnsiTheme="minorHAnsi" w:cstheme="minorHAnsi"/>
          <w:sz w:val="22"/>
          <w:szCs w:val="22"/>
        </w:rPr>
        <w:t xml:space="preserve"> individual factors </w:t>
      </w:r>
      <w:r w:rsidR="0081210A" w:rsidRPr="007F576F">
        <w:rPr>
          <w:rFonts w:asciiTheme="minorHAnsi" w:hAnsiTheme="minorHAnsi" w:cstheme="minorHAnsi"/>
          <w:sz w:val="22"/>
          <w:szCs w:val="22"/>
        </w:rPr>
        <w:t xml:space="preserve">are also associated with poor sleep </w:t>
      </w:r>
      <w:r w:rsidRPr="007F576F">
        <w:rPr>
          <w:rFonts w:asciiTheme="minorHAnsi" w:hAnsiTheme="minorHAnsi" w:cstheme="minorHAnsi"/>
          <w:sz w:val="22"/>
          <w:szCs w:val="22"/>
        </w:rPr>
        <w:t xml:space="preserve">in </w:t>
      </w:r>
      <w:r w:rsidR="00156008" w:rsidRPr="007F576F">
        <w:rPr>
          <w:rFonts w:asciiTheme="minorHAnsi" w:hAnsiTheme="minorHAnsi" w:cstheme="minorHAnsi"/>
          <w:sz w:val="22"/>
          <w:szCs w:val="22"/>
        </w:rPr>
        <w:t>healthcare workers</w:t>
      </w:r>
      <w:r w:rsidR="0081210A" w:rsidRPr="007F576F">
        <w:rPr>
          <w:rFonts w:asciiTheme="minorHAnsi" w:hAnsiTheme="minorHAnsi" w:cstheme="minorHAnsi"/>
          <w:sz w:val="22"/>
          <w:szCs w:val="22"/>
        </w:rPr>
        <w:t>, including</w:t>
      </w:r>
      <w:r w:rsidRPr="007F576F">
        <w:rPr>
          <w:rFonts w:asciiTheme="minorHAnsi" w:hAnsiTheme="minorHAnsi" w:cstheme="minorHAnsi"/>
          <w:sz w:val="22"/>
          <w:szCs w:val="22"/>
        </w:rPr>
        <w:t xml:space="preserve"> </w:t>
      </w:r>
      <w:r w:rsidR="00CF010E" w:rsidRPr="007F576F">
        <w:rPr>
          <w:rFonts w:asciiTheme="minorHAnsi" w:hAnsiTheme="minorHAnsi" w:cstheme="minorHAnsi"/>
          <w:sz w:val="22"/>
          <w:szCs w:val="22"/>
        </w:rPr>
        <w:t>old age, female sex</w:t>
      </w:r>
      <w:r w:rsidR="00070504" w:rsidRPr="007F576F">
        <w:rPr>
          <w:rFonts w:asciiTheme="minorHAnsi" w:hAnsiTheme="minorHAnsi" w:cstheme="minorHAnsi"/>
          <w:sz w:val="22"/>
          <w:szCs w:val="22"/>
        </w:rPr>
        <w:t>, chronic illness</w:t>
      </w:r>
      <w:r w:rsidR="00C775FC"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 xml:space="preserve">and </w:t>
      </w:r>
      <w:r w:rsidR="00C775FC" w:rsidRPr="007F576F">
        <w:rPr>
          <w:rFonts w:asciiTheme="minorHAnsi" w:hAnsiTheme="minorHAnsi" w:cstheme="minorHAnsi"/>
          <w:sz w:val="22"/>
          <w:szCs w:val="22"/>
        </w:rPr>
        <w:t>tobacco smoking</w:t>
      </w:r>
      <w:r w:rsidR="00CD70E1" w:rsidRPr="007F576F">
        <w:rPr>
          <w:rFonts w:asciiTheme="minorHAnsi" w:hAnsiTheme="minorHAnsi" w:cstheme="minorHAnsi"/>
          <w:sz w:val="22"/>
          <w:szCs w:val="22"/>
        </w:rPr>
        <w:t xml:space="preserve"> </w:t>
      </w:r>
      <w:r w:rsidR="00CD70E1" w:rsidRPr="007F576F">
        <w:rPr>
          <w:rFonts w:asciiTheme="minorHAnsi" w:hAnsiTheme="minorHAnsi" w:cstheme="minorHAnsi"/>
          <w:sz w:val="22"/>
          <w:szCs w:val="22"/>
        </w:rPr>
        <w:fldChar w:fldCharType="begin"/>
      </w:r>
      <w:r w:rsidR="002F78BE">
        <w:rPr>
          <w:rFonts w:asciiTheme="minorHAnsi" w:hAnsiTheme="minorHAnsi" w:cstheme="minorHAnsi"/>
          <w:sz w:val="22"/>
          <w:szCs w:val="22"/>
        </w:rPr>
        <w:instrText xml:space="preserve"> ADDIN ZOTERO_ITEM CSL_CITATION {"citationID":"6pjnIEXh","properties":{"formattedCitation":"(Stewart et al., 2021)","plainCitation":"(Stewart et al., 2021)","noteIndex":0},"citationItems":[{"id":3997,"uris":["http://zotero.org/users/5596036/items/3S3L4CGZ"],"itemData":{"id":3997,"type":"article-journal","abstract":"BACKGROUND: During the COVID-19 pandemic, health care workers are sharing their challenges, including sleep disturbances, on social media; however, no study has evaluated sleep in predominantly US frontline health care workers during the COVID-19 pandemic.\nOBJECTIVE: The aim of this study was to assess sleep among a sample of predominantly US frontline health care workers during the COVID-19 pandemic using validated measures through a survey distributed on social media.\nMETHODS: A self-selection survey was distributed on Facebook, Twitter, and Instagram for 16 days (August 31 to September 15, 2020), targeting health care workers who were clinically active during the COVID-19 pandemic. Study participants completed the Pittsburgh Sleep Quality Index (PSQI) and Insomnia Severity Index (ISI), and they reported their demographic and career information. Poor sleep quality was defined as a PSQI score ≥5. Moderate-to-severe insomnia was defined as an ISI score &gt;14. The Mini-Z Burnout Survey was used to measure burnout. Multivariate logistic regression tested associations between demographics, career characteristics, and sleep outcomes.\nRESULTS: A total of 963 surveys were completed. Participants were predominantly White (894/963, 92.8%), female (707/963, 73.4%), aged 30-49 years (692/963, 71.9%), and physicians (620/963, 64.4%). Mean sleep duration was 6.1 hours (SD 1.2). Nearly 96% (920/963, 95.5%) of participants reported poor sleep (PSQI). One-third (288/963, 30%) reported moderate or severe insomnia. Many participants (554/910, 60.9%) experienced sleep disruptions due to device use or had nightmares at least once per week (420/929, 45.2%). Over 50% (525/932, 56.3%) reported burnout. In multivariable logistic regressions, nonphysician (odds ratio [OR] 2.4, 95% CI 1.7-3.4), caring for patients with COVID-19 (OR 1.8, 95% CI 1.2-2.8), Hispanic ethnicity (OR 2.2, 95% CI 1.4-3.5), female sex (OR 1.6, 95% CI 1.1-2.4), and having a sleep disorder (OR 4.3, 95% CI 2.7-6.9) were associated with increased odds of insomnia. In open-ended comments (n=310), poor sleep was mapped to four categories: children and family, work demands, personal health, and pandemic-related sleep disturbances.\nCONCLUSIONS: During the COVID-19 pandemic, nearly all the frontline health care workers surveyed on social media reported poor sleep, over one-third reported insomnia, and over half reported burnout. Many also reported sleep disruptions due to device use and nightmares. Sleep interventions for frontline health care workers are urgently needed.","container-title":"Journal of Medical Internet Research","DOI":"10.2196/27331","ISSN":"1438-8871","issue":"5","journalAbbreviation":"J Med Internet Res","language":"eng","note":"PMID: 33875414\nPMCID: PMC8136405","page":"e27331","source":"PubMed","title":"Sleep Disturbances in Frontline Health Care Workers During the COVID-19 Pandemic: Social Media Survey Study","title-short":"Sleep Disturbances in Frontline Health Care Workers During the COVID-19 Pandemic","volume":"23","author":[{"family":"Stewart","given":"Nancy H."},{"family":"Koza","given":"Anya"},{"family":"Dhaon","given":"Serena"},{"family":"Shoushtari","given":"Christiana"},{"family":"Martinez","given":"Maylyn"},{"family":"Arora","given":"Vineet M."}],"issued":{"date-parts":[["2021",5,19]]}}}],"schema":"https://github.com/citation-style-language/schema/raw/master/csl-citation.json"} </w:instrText>
      </w:r>
      <w:r w:rsidR="00CD70E1" w:rsidRPr="007F576F">
        <w:rPr>
          <w:rFonts w:asciiTheme="minorHAnsi" w:hAnsiTheme="minorHAnsi" w:cstheme="minorHAnsi"/>
          <w:sz w:val="22"/>
          <w:szCs w:val="22"/>
        </w:rPr>
        <w:fldChar w:fldCharType="separate"/>
      </w:r>
      <w:r w:rsidR="002F78BE">
        <w:rPr>
          <w:rFonts w:ascii="Calibri" w:hAnsiTheme="minorHAnsi" w:cs="Calibri"/>
          <w:sz w:val="22"/>
          <w:lang w:val="fr-FR"/>
        </w:rPr>
        <w:t>(Stewart et al., 2021)</w:t>
      </w:r>
      <w:r w:rsidR="00CD70E1" w:rsidRPr="007F576F">
        <w:rPr>
          <w:rFonts w:asciiTheme="minorHAnsi" w:hAnsiTheme="minorHAnsi" w:cstheme="minorHAnsi"/>
          <w:sz w:val="22"/>
          <w:szCs w:val="22"/>
        </w:rPr>
        <w:fldChar w:fldCharType="end"/>
      </w:r>
      <w:r w:rsidR="00A418A5" w:rsidRPr="00EA6B7A">
        <w:rPr>
          <w:rFonts w:asciiTheme="minorHAnsi" w:hAnsiTheme="minorHAnsi" w:cstheme="minorHAnsi"/>
          <w:sz w:val="22"/>
          <w:szCs w:val="22"/>
          <w:lang w:val="fr-FR"/>
        </w:rPr>
        <w:t>.</w:t>
      </w:r>
      <w:r w:rsidR="00133BF6" w:rsidRPr="00EA6B7A">
        <w:rPr>
          <w:rFonts w:asciiTheme="minorHAnsi" w:hAnsiTheme="minorHAnsi" w:cstheme="minorHAnsi"/>
          <w:sz w:val="22"/>
          <w:szCs w:val="22"/>
          <w:lang w:val="fr-FR"/>
        </w:rPr>
        <w:t xml:space="preserve"> </w:t>
      </w:r>
      <w:r w:rsidR="00133BF6">
        <w:rPr>
          <w:rFonts w:asciiTheme="minorHAnsi" w:hAnsiTheme="minorHAnsi" w:cstheme="minorHAnsi"/>
          <w:sz w:val="22"/>
          <w:szCs w:val="22"/>
        </w:rPr>
        <w:t>H</w:t>
      </w:r>
      <w:r w:rsidR="00A418A5" w:rsidRPr="007F576F">
        <w:rPr>
          <w:rFonts w:asciiTheme="minorHAnsi" w:hAnsiTheme="minorHAnsi" w:cstheme="minorHAnsi"/>
          <w:sz w:val="22"/>
          <w:szCs w:val="22"/>
        </w:rPr>
        <w:t xml:space="preserve">owever, </w:t>
      </w:r>
      <w:r w:rsidRPr="007F576F">
        <w:rPr>
          <w:rFonts w:asciiTheme="minorHAnsi" w:hAnsiTheme="minorHAnsi" w:cstheme="minorHAnsi"/>
          <w:sz w:val="22"/>
          <w:szCs w:val="22"/>
        </w:rPr>
        <w:t>professional factors</w:t>
      </w:r>
      <w:r w:rsidR="007B7964" w:rsidRPr="007F576F">
        <w:rPr>
          <w:rFonts w:asciiTheme="minorHAnsi" w:hAnsiTheme="minorHAnsi" w:cstheme="minorHAnsi"/>
          <w:sz w:val="22"/>
          <w:szCs w:val="22"/>
        </w:rPr>
        <w:t xml:space="preserve">, including </w:t>
      </w:r>
      <w:r w:rsidR="0081210A" w:rsidRPr="007F576F">
        <w:rPr>
          <w:rFonts w:asciiTheme="minorHAnsi" w:hAnsiTheme="minorHAnsi" w:cstheme="minorHAnsi"/>
          <w:sz w:val="22"/>
          <w:szCs w:val="22"/>
        </w:rPr>
        <w:t>profession</w:t>
      </w:r>
      <w:r w:rsidR="007B7964" w:rsidRPr="007F576F">
        <w:rPr>
          <w:rFonts w:asciiTheme="minorHAnsi" w:hAnsiTheme="minorHAnsi" w:cstheme="minorHAnsi"/>
          <w:sz w:val="22"/>
          <w:szCs w:val="22"/>
        </w:rPr>
        <w:t>, work environment</w:t>
      </w:r>
      <w:r w:rsidR="0081210A" w:rsidRPr="007F576F">
        <w:rPr>
          <w:rFonts w:asciiTheme="minorHAnsi" w:hAnsiTheme="minorHAnsi" w:cstheme="minorHAnsi"/>
          <w:sz w:val="22"/>
          <w:szCs w:val="22"/>
        </w:rPr>
        <w:t>,</w:t>
      </w:r>
      <w:r w:rsidR="007B7964" w:rsidRPr="007F576F">
        <w:rPr>
          <w:rFonts w:asciiTheme="minorHAnsi" w:hAnsiTheme="minorHAnsi" w:cstheme="minorHAnsi"/>
          <w:sz w:val="22"/>
          <w:szCs w:val="22"/>
        </w:rPr>
        <w:t xml:space="preserve"> and workplace</w:t>
      </w:r>
      <w:r w:rsidR="0081210A" w:rsidRPr="007F576F">
        <w:rPr>
          <w:rFonts w:asciiTheme="minorHAnsi" w:hAnsiTheme="minorHAnsi" w:cstheme="minorHAnsi"/>
          <w:sz w:val="22"/>
          <w:szCs w:val="22"/>
        </w:rPr>
        <w:t xml:space="preserve"> well-being</w:t>
      </w:r>
      <w:r w:rsidR="007B7964"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may also</w:t>
      </w:r>
      <w:r w:rsidR="00A418A5"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influence</w:t>
      </w:r>
      <w:r w:rsidRPr="007F576F">
        <w:rPr>
          <w:rFonts w:asciiTheme="minorHAnsi" w:hAnsiTheme="minorHAnsi" w:cstheme="minorHAnsi"/>
          <w:sz w:val="22"/>
          <w:szCs w:val="22"/>
        </w:rPr>
        <w:t xml:space="preserve"> the rate of poor </w:t>
      </w:r>
      <w:proofErr w:type="gramStart"/>
      <w:r w:rsidRPr="007F576F">
        <w:rPr>
          <w:rFonts w:asciiTheme="minorHAnsi" w:hAnsiTheme="minorHAnsi" w:cstheme="minorHAnsi"/>
          <w:sz w:val="22"/>
          <w:szCs w:val="22"/>
        </w:rPr>
        <w:t>sleep in</w:t>
      </w:r>
      <w:proofErr w:type="gramEnd"/>
      <w:r w:rsidRPr="007F576F">
        <w:rPr>
          <w:rFonts w:asciiTheme="minorHAnsi" w:hAnsiTheme="minorHAnsi" w:cstheme="minorHAnsi"/>
          <w:sz w:val="22"/>
          <w:szCs w:val="22"/>
        </w:rPr>
        <w:t xml:space="preserve">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Of these factors</w:t>
      </w:r>
      <w:r w:rsidRPr="007F576F">
        <w:rPr>
          <w:rFonts w:asciiTheme="minorHAnsi" w:hAnsiTheme="minorHAnsi" w:cstheme="minorHAnsi"/>
          <w:sz w:val="22"/>
          <w:szCs w:val="22"/>
        </w:rPr>
        <w:t xml:space="preserve">, burnout, </w:t>
      </w:r>
      <w:proofErr w:type="spellStart"/>
      <w:r w:rsidRPr="007F576F">
        <w:rPr>
          <w:rFonts w:asciiTheme="minorHAnsi" w:hAnsiTheme="minorHAnsi" w:cstheme="minorHAnsi"/>
          <w:sz w:val="22"/>
          <w:szCs w:val="22"/>
        </w:rPr>
        <w:t>night</w:t>
      </w:r>
      <w:r w:rsidR="0081210A" w:rsidRPr="007F576F">
        <w:rPr>
          <w:rFonts w:asciiTheme="minorHAnsi" w:hAnsiTheme="minorHAnsi" w:cstheme="minorHAnsi"/>
          <w:sz w:val="22"/>
          <w:szCs w:val="22"/>
        </w:rPr>
        <w:t>time</w:t>
      </w:r>
      <w:proofErr w:type="spellEnd"/>
      <w:r w:rsidR="0081210A" w:rsidRPr="007F576F">
        <w:rPr>
          <w:rFonts w:asciiTheme="minorHAnsi" w:hAnsiTheme="minorHAnsi" w:cstheme="minorHAnsi"/>
          <w:sz w:val="22"/>
          <w:szCs w:val="22"/>
        </w:rPr>
        <w:t xml:space="preserve"> work</w:t>
      </w:r>
      <w:r w:rsidR="009E3C3E" w:rsidRPr="007F576F">
        <w:rPr>
          <w:rFonts w:asciiTheme="minorHAnsi" w:hAnsiTheme="minorHAnsi" w:cstheme="minorHAnsi"/>
          <w:sz w:val="22"/>
          <w:szCs w:val="22"/>
        </w:rPr>
        <w:t xml:space="preserve">, shift </w:t>
      </w:r>
      <w:r w:rsidR="0081210A" w:rsidRPr="007F576F">
        <w:rPr>
          <w:rFonts w:asciiTheme="minorHAnsi" w:hAnsiTheme="minorHAnsi" w:cstheme="minorHAnsi"/>
          <w:sz w:val="22"/>
          <w:szCs w:val="22"/>
        </w:rPr>
        <w:t>work</w:t>
      </w:r>
      <w:r w:rsidR="009E3C3E" w:rsidRPr="007F576F">
        <w:rPr>
          <w:rFonts w:asciiTheme="minorHAnsi" w:hAnsiTheme="minorHAnsi" w:cstheme="minorHAnsi"/>
          <w:sz w:val="22"/>
          <w:szCs w:val="22"/>
        </w:rPr>
        <w:t xml:space="preserve"> and </w:t>
      </w:r>
      <w:r w:rsidR="00232669" w:rsidRPr="007F576F">
        <w:rPr>
          <w:rFonts w:asciiTheme="minorHAnsi" w:hAnsiTheme="minorHAnsi" w:cstheme="minorHAnsi"/>
          <w:sz w:val="22"/>
          <w:szCs w:val="22"/>
        </w:rPr>
        <w:t xml:space="preserve">sustained </w:t>
      </w:r>
      <w:r w:rsidR="00A418A5" w:rsidRPr="007F576F">
        <w:rPr>
          <w:rFonts w:asciiTheme="minorHAnsi" w:hAnsiTheme="minorHAnsi" w:cstheme="minorHAnsi"/>
          <w:sz w:val="22"/>
          <w:szCs w:val="22"/>
        </w:rPr>
        <w:t xml:space="preserve">workplace </w:t>
      </w:r>
      <w:r w:rsidR="009E3C3E" w:rsidRPr="007F576F">
        <w:rPr>
          <w:rFonts w:asciiTheme="minorHAnsi" w:hAnsiTheme="minorHAnsi" w:cstheme="minorHAnsi"/>
          <w:sz w:val="22"/>
          <w:szCs w:val="22"/>
        </w:rPr>
        <w:t>bullying</w:t>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were</w:t>
      </w:r>
      <w:r w:rsidRPr="007F576F">
        <w:rPr>
          <w:rFonts w:asciiTheme="minorHAnsi" w:hAnsiTheme="minorHAnsi" w:cstheme="minorHAnsi"/>
          <w:sz w:val="22"/>
          <w:szCs w:val="22"/>
        </w:rPr>
        <w:t xml:space="preserve"> associated </w:t>
      </w:r>
      <w:r w:rsidR="009E3C3E" w:rsidRPr="007F576F">
        <w:rPr>
          <w:rFonts w:asciiTheme="minorHAnsi" w:hAnsiTheme="minorHAnsi" w:cstheme="minorHAnsi"/>
          <w:sz w:val="22"/>
          <w:szCs w:val="22"/>
        </w:rPr>
        <w:t xml:space="preserve">with </w:t>
      </w:r>
      <w:r w:rsidRPr="007F576F">
        <w:rPr>
          <w:rFonts w:asciiTheme="minorHAnsi" w:hAnsiTheme="minorHAnsi" w:cstheme="minorHAnsi"/>
          <w:sz w:val="22"/>
          <w:szCs w:val="22"/>
        </w:rPr>
        <w:t>poor sleep in studies with small sample sizes</w:t>
      </w:r>
      <w:r w:rsidR="00A75AD2" w:rsidRPr="007F576F">
        <w:rPr>
          <w:rFonts w:asciiTheme="minorHAnsi" w:hAnsiTheme="minorHAnsi" w:cstheme="minorHAnsi"/>
          <w:sz w:val="22"/>
          <w:szCs w:val="22"/>
        </w:rPr>
        <w:t xml:space="preserve"> (n</w:t>
      </w:r>
      <w:r w:rsidR="0081210A" w:rsidRPr="007F576F">
        <w:rPr>
          <w:rFonts w:asciiTheme="minorHAnsi" w:hAnsiTheme="minorHAnsi" w:cstheme="minorHAnsi"/>
          <w:sz w:val="22"/>
          <w:szCs w:val="22"/>
        </w:rPr>
        <w:t xml:space="preserve"> </w:t>
      </w:r>
      <w:r w:rsidR="00A75AD2" w:rsidRPr="007F576F">
        <w:rPr>
          <w:rFonts w:asciiTheme="minorHAnsi" w:hAnsiTheme="minorHAnsi" w:cstheme="minorHAnsi"/>
          <w:sz w:val="22"/>
          <w:szCs w:val="22"/>
        </w:rPr>
        <w:t>=</w:t>
      </w:r>
      <w:r w:rsidR="0081210A" w:rsidRPr="007F576F">
        <w:rPr>
          <w:rFonts w:asciiTheme="minorHAnsi" w:hAnsiTheme="minorHAnsi" w:cstheme="minorHAnsi"/>
          <w:sz w:val="22"/>
          <w:szCs w:val="22"/>
        </w:rPr>
        <w:t xml:space="preserve"> </w:t>
      </w:r>
      <w:r w:rsidR="00977981" w:rsidRPr="007F576F">
        <w:rPr>
          <w:rFonts w:asciiTheme="minorHAnsi" w:hAnsiTheme="minorHAnsi" w:cstheme="minorHAnsi"/>
          <w:sz w:val="22"/>
          <w:szCs w:val="22"/>
        </w:rPr>
        <w:t>52</w:t>
      </w:r>
      <w:r w:rsidR="0081210A" w:rsidRPr="007F576F">
        <w:rPr>
          <w:rFonts w:asciiTheme="minorHAnsi" w:hAnsiTheme="minorHAnsi" w:cstheme="minorHAnsi"/>
          <w:sz w:val="22"/>
          <w:szCs w:val="22"/>
        </w:rPr>
        <w:t>-</w:t>
      </w:r>
      <w:r w:rsidR="00977981" w:rsidRPr="007F576F">
        <w:rPr>
          <w:rFonts w:asciiTheme="minorHAnsi" w:hAnsiTheme="minorHAnsi" w:cstheme="minorHAnsi"/>
          <w:sz w:val="22"/>
          <w:szCs w:val="22"/>
        </w:rPr>
        <w:t>963</w:t>
      </w:r>
      <w:r w:rsidR="00A75AD2" w:rsidRPr="007F576F">
        <w:rPr>
          <w:rFonts w:asciiTheme="minorHAnsi" w:hAnsiTheme="minorHAnsi" w:cstheme="minorHAnsi"/>
          <w:sz w:val="22"/>
          <w:szCs w:val="22"/>
        </w:rPr>
        <w:t>)</w:t>
      </w:r>
      <w:r w:rsidR="009E3C3E" w:rsidRPr="007F576F">
        <w:rPr>
          <w:rFonts w:asciiTheme="minorHAnsi" w:hAnsiTheme="minorHAnsi" w:cstheme="minorHAnsi"/>
          <w:sz w:val="22"/>
          <w:szCs w:val="22"/>
        </w:rPr>
        <w:t xml:space="preserve"> </w:t>
      </w:r>
      <w:r w:rsidR="009E3C3E" w:rsidRPr="007F576F">
        <w:rPr>
          <w:rFonts w:asciiTheme="minorHAnsi" w:hAnsiTheme="minorHAnsi" w:cstheme="minorHAnsi"/>
          <w:sz w:val="22"/>
          <w:szCs w:val="22"/>
        </w:rPr>
        <w:fldChar w:fldCharType="begin"/>
      </w:r>
      <w:r w:rsidR="00180C7E">
        <w:rPr>
          <w:rFonts w:asciiTheme="minorHAnsi" w:hAnsiTheme="minorHAnsi" w:cstheme="minorHAnsi"/>
          <w:sz w:val="22"/>
          <w:szCs w:val="22"/>
        </w:rPr>
        <w:instrText xml:space="preserve"> ADDIN ZOTERO_ITEM CSL_CITATION {"citationID":"A6JOLIaQ","properties":{"formattedCitation":"(Ganesan et al., 2019; Leo et al., 2021; Stewart et al., 2021)","plainCitation":"(Ganesan et al., 2019; Leo et al., 2021; Stewart et al., 2021)","noteIndex":0},"citationItems":[{"id":3997,"uris":["http://zotero.org/users/5596036/items/3S3L4CGZ"],"itemData":{"id":3997,"type":"article-journal","abstract":"BACKGROUND: During the COVID-19 pandemic, health care workers are sharing their challenges, including sleep disturbances, on social media; however, no study has evaluated sleep in predominantly US frontline health care workers during the COVID-19 pandemic.\nOBJECTIVE: The aim of this study was to assess sleep among a sample of predominantly US frontline health care workers during the COVID-19 pandemic using validated measures through a survey distributed on social media.\nMETHODS: A self-selection survey was distributed on Facebook, Twitter, and Instagram for 16 days (August 31 to September 15, 2020), targeting health care workers who were clinically active during the COVID-19 pandemic. Study participants completed the Pittsburgh Sleep Quality Index (PSQI) and Insomnia Severity Index (ISI), and they reported their demographic and career information. Poor sleep quality was defined as a PSQI score ≥5. Moderate-to-severe insomnia was defined as an ISI score &gt;14. The Mini-Z Burnout Survey was used to measure burnout. Multivariate logistic regression tested associations between demographics, career characteristics, and sleep outcomes.\nRESULTS: A total of 963 surveys were completed. Participants were predominantly White (894/963, 92.8%), female (707/963, 73.4%), aged 30-49 years (692/963, 71.9%), and physicians (620/963, 64.4%). Mean sleep duration was 6.1 hours (SD 1.2). Nearly 96% (920/963, 95.5%) of participants reported poor sleep (PSQI). One-third (288/963, 30%) reported moderate or severe insomnia. Many participants (554/910, 60.9%) experienced sleep disruptions due to device use or had nightmares at least once per week (420/929, 45.2%). Over 50% (525/932, 56.3%) reported burnout. In multivariable logistic regressions, nonphysician (odds ratio [OR] 2.4, 95% CI 1.7-3.4), caring for patients with COVID-19 (OR 1.8, 95% CI 1.2-2.8), Hispanic ethnicity (OR 2.2, 95% CI 1.4-3.5), female sex (OR 1.6, 95% CI 1.1-2.4), and having a sleep disorder (OR 4.3, 95% CI 2.7-6.9) were associated with increased odds of insomnia. In open-ended comments (n=310), poor sleep was mapped to four categories: children and family, work demands, personal health, and pandemic-related sleep disturbances.\nCONCLUSIONS: During the COVID-19 pandemic, nearly all the frontline health care workers surveyed on social media reported poor sleep, over one-third reported insomnia, and over half reported burnout. Many also reported sleep disruptions due to device use and nightmares. Sleep interventions for frontline health care workers are urgently needed.","container-title":"Journal of Medical Internet Research","DOI":"10.2196/27331","ISSN":"1438-8871","issue":"5","journalAbbreviation":"J Med Internet Res","language":"eng","note":"PMID: 33875414\nPMCID: PMC8136405","page":"e27331","source":"PubMed","title":"Sleep Disturbances in Frontline Health Care Workers During the COVID-19 Pandemic: Social Media Survey Study","title-short":"Sleep Disturbances in Frontline Health Care Workers During the COVID-19 Pandemic","volume":"23","author":[{"family":"Stewart","given":"Nancy H."},{"family":"Koza","given":"Anya"},{"family":"Dhaon","given":"Serena"},{"family":"Shoushtari","given":"Christiana"},{"family":"Martinez","given":"Maylyn"},{"family":"Arora","given":"Vineet M."}],"issued":{"date-parts":[["2021",5,19]]}}},{"id":2082,"uris":["http://zotero.org/users/5596036/items/6IKXE5AU"],"itemData":{"id":2082,"type":"article-journal","abstract":"Shift work is associated with impaired alertness and performance due to sleep loss and circadian misalignment. This study examined sleep between shift types (day, evening, night), and alertness and performance during day and night shifts in 52 intensive care workers. Sleep and wake duration between shifts were evaluated using wrist actigraphs and diaries. Subjective sleepiness (Karolinska Sleepiness Scale, KSS) and Psychomotor Vigilance Test (PVT) performance were examined during day shift, and on the first and subsequent night shifts (3rd, 4th or 5th). Circadian phase was assessed using urinary 6-sulphatoxymelatonin rhythms. Sleep was most restricted between consecutive night shifts (5.74 ± 1.30 h), consecutive day shifts (5.83 ± 0.92 h) and between evening and day shifts (5.20 ± 0.90 h). KSS and PVT mean reaction times were higher at the end of the first and subsequent night shift compared to day shift, with KSS highest at the end of the first night. On nights, working during the circadian acrophase of the urinary melatonin rhythm led to poorer outcomes on the KSS and PVT. In rotating shift workers, early day shifts can be associated with similar sleep restriction to night shifts, particularly when scheduled immediately following an evening shift. Alertness and performance remain most impaired during night shifts given the lack of circadian adaptation to night work. Although healthcare workers perceive themselves to be less alert on the first night shift compared to subsequent night shifts, objective performance is equally impaired on subsequent nights.","container-title":"Scientific Reports","DOI":"10.1038/s41598-019-40914-x","ISSN":"2045-2322","issue":"1","journalAbbreviation":"Sci Rep","language":"eng","note":"PMID: 30874565\nPMCID: PMC6420632","page":"4635","source":"PubMed","title":"The Impact of Shift Work on Sleep, Alertness and Performance in Healthcare Workers","volume":"9","author":[{"family":"Ganesan","given":"Saranea"},{"family":"Magee","given":"Michelle"},{"family":"Stone","given":"Julia E."},{"family":"Mulhall","given":"Megan D."},{"family":"Collins","given":"Allison"},{"family":"Howard","given":"Mark E."},{"family":"Lockley","given":"Steven W."},{"family":"Rajaratnam","given":"Shantha M. W."},{"family":"Sletten","given":"Tracey L."}],"issued":{"date-parts":[["2019",3,15]]}}},{"id":4227,"uris":["http://zotero.org/users/5596036/items/2EQ4CTLH"],"itemData":{"id":4227,"type":"article-journal","abstract":"In the current period of global public health crisis due to the COVID-19, healthcare workers are more exposed to physical and mental exhaustion - burnout - for the torment of difficult decisions, the pain of losing patients and colleagues, and the risk of infection, for themselves and their families. The very high number of cases and deaths, and the probable future \"waves\" raise awareness of these challenging working conditions and the need to address burnout by identifying possible solutions. Measures have been suggested to prevent or reduce burnout at individual level (physical activity, balanced diet, good sleep hygiene, family support, meaningful relationships, reflective practices and small group discussions), organizational level (blame-free environments for sharing experiences and advices, broad involvement in management decisions, multi-disciplinary psychosocial support teams, safe areas to withdraw quickly from stressful situations, adequate time planning, social support), and cultural level (involvement of healthcare workers in the development, implementation, testing, and evaluation of measures against burnout). Although some progress has been made in removing the barrier to psychological support to cope with work-related stress, a cultural change is still needed for the stigma associated with mental illness. The key recommendation is to address the challenges that the emergency poses and to aggregate health, well-being and behavioral science expertise through long term researches with rigorous planning and reporting to drive the necessary cultural change and the improvement of public health systems.","container-title":"Frontiers in Public Health","DOI":"10.3389/fpubh.2021.750529","ISSN":"2296-2565","journalAbbreviation":"Front Public Health","language":"eng","note":"PMID: 34778184\nPMCID: PMC8585922","page":"750529","source":"PubMed","title":"Burnout Among Healthcare Workers in the COVID 19 Era: A Review of the Existing Literature","title-short":"Burnout Among Healthcare Workers in the COVID 19 Era","volume":"9","author":[{"family":"Leo","given":"Carlo Giacomo"},{"family":"Sabina","given":"Saverio"},{"family":"Tumolo","given":"Maria Rosaria"},{"family":"Bodini","given":"Antonella"},{"family":"Ponzini","given":"Giuseppe"},{"family":"Sabato","given":"Eugenio"},{"family":"Mincarone","given":"Pierpaolo"}],"issued":{"date-parts":[["2021"]]}}}],"schema":"https://github.com/citation-style-language/schema/raw/master/csl-citation.json"} </w:instrText>
      </w:r>
      <w:r w:rsidR="009E3C3E" w:rsidRPr="007F576F">
        <w:rPr>
          <w:rFonts w:asciiTheme="minorHAnsi" w:hAnsiTheme="minorHAnsi" w:cstheme="minorHAnsi"/>
          <w:sz w:val="22"/>
          <w:szCs w:val="22"/>
        </w:rPr>
        <w:fldChar w:fldCharType="separate"/>
      </w:r>
      <w:r w:rsidR="00180C7E">
        <w:rPr>
          <w:rFonts w:ascii="Calibri" w:hAnsiTheme="minorHAnsi" w:cs="Calibri"/>
          <w:sz w:val="22"/>
          <w:lang w:val="fr-FR"/>
        </w:rPr>
        <w:t>(Ganesan et al., 2019; Leo et al., 2021; Stewart et al., 2021)</w:t>
      </w:r>
      <w:r w:rsidR="009E3C3E" w:rsidRPr="007F576F">
        <w:rPr>
          <w:rFonts w:asciiTheme="minorHAnsi" w:hAnsiTheme="minorHAnsi" w:cstheme="minorHAnsi"/>
          <w:sz w:val="22"/>
          <w:szCs w:val="22"/>
        </w:rPr>
        <w:fldChar w:fldCharType="end"/>
      </w:r>
      <w:r w:rsidR="00A418A5" w:rsidRPr="00EA6B7A">
        <w:rPr>
          <w:rFonts w:asciiTheme="minorHAnsi" w:hAnsiTheme="minorHAnsi" w:cstheme="minorHAnsi"/>
          <w:sz w:val="22"/>
          <w:szCs w:val="22"/>
          <w:lang w:val="fr-FR"/>
        </w:rPr>
        <w:t xml:space="preserve">. </w:t>
      </w:r>
      <w:r w:rsidR="0081210A" w:rsidRPr="007F576F">
        <w:rPr>
          <w:rFonts w:asciiTheme="minorHAnsi" w:hAnsiTheme="minorHAnsi" w:cstheme="minorHAnsi"/>
          <w:sz w:val="22"/>
          <w:szCs w:val="22"/>
        </w:rPr>
        <w:t>However, t</w:t>
      </w:r>
      <w:r w:rsidRPr="007F576F">
        <w:rPr>
          <w:rFonts w:asciiTheme="minorHAnsi" w:hAnsiTheme="minorHAnsi" w:cstheme="minorHAnsi"/>
          <w:sz w:val="22"/>
          <w:szCs w:val="22"/>
        </w:rPr>
        <w:t xml:space="preserve">hese results </w:t>
      </w:r>
      <w:r w:rsidR="0081210A" w:rsidRPr="007F576F">
        <w:rPr>
          <w:rFonts w:asciiTheme="minorHAnsi" w:hAnsiTheme="minorHAnsi" w:cstheme="minorHAnsi"/>
          <w:sz w:val="22"/>
          <w:szCs w:val="22"/>
        </w:rPr>
        <w:t>require</w:t>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validation</w:t>
      </w:r>
      <w:r w:rsidRPr="007F576F">
        <w:rPr>
          <w:rFonts w:asciiTheme="minorHAnsi" w:hAnsiTheme="minorHAnsi" w:cstheme="minorHAnsi"/>
          <w:sz w:val="22"/>
          <w:szCs w:val="22"/>
        </w:rPr>
        <w:t xml:space="preserve">. </w:t>
      </w:r>
      <w:r w:rsidR="00A418A5" w:rsidRPr="007F576F">
        <w:rPr>
          <w:rFonts w:asciiTheme="minorHAnsi" w:hAnsiTheme="minorHAnsi" w:cstheme="minorHAnsi"/>
          <w:sz w:val="22"/>
          <w:szCs w:val="22"/>
        </w:rPr>
        <w:t xml:space="preserve">Poor sleep </w:t>
      </w:r>
      <w:r w:rsidR="0081210A" w:rsidRPr="007F576F">
        <w:rPr>
          <w:rFonts w:asciiTheme="minorHAnsi" w:hAnsiTheme="minorHAnsi" w:cstheme="minorHAnsi"/>
          <w:sz w:val="22"/>
          <w:szCs w:val="22"/>
        </w:rPr>
        <w:t>was</w:t>
      </w:r>
      <w:r w:rsidR="00A418A5"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 xml:space="preserve">found to be </w:t>
      </w:r>
      <w:r w:rsidR="00A418A5" w:rsidRPr="007F576F">
        <w:rPr>
          <w:rFonts w:asciiTheme="minorHAnsi" w:hAnsiTheme="minorHAnsi" w:cstheme="minorHAnsi"/>
          <w:sz w:val="22"/>
          <w:szCs w:val="22"/>
        </w:rPr>
        <w:t>associated with w</w:t>
      </w:r>
      <w:r w:rsidRPr="007F576F">
        <w:rPr>
          <w:rFonts w:asciiTheme="minorHAnsi" w:hAnsiTheme="minorHAnsi" w:cstheme="minorHAnsi"/>
          <w:sz w:val="22"/>
          <w:szCs w:val="22"/>
        </w:rPr>
        <w:t xml:space="preserve">ork </w:t>
      </w:r>
      <w:r w:rsidR="00A418A5" w:rsidRPr="007F576F">
        <w:rPr>
          <w:rFonts w:asciiTheme="minorHAnsi" w:hAnsiTheme="minorHAnsi" w:cstheme="minorHAnsi"/>
          <w:sz w:val="22"/>
          <w:szCs w:val="22"/>
        </w:rPr>
        <w:t xml:space="preserve">environment </w:t>
      </w:r>
      <w:r w:rsidR="0081210A" w:rsidRPr="007F576F">
        <w:rPr>
          <w:rFonts w:asciiTheme="minorHAnsi" w:hAnsiTheme="minorHAnsi" w:cstheme="minorHAnsi"/>
          <w:sz w:val="22"/>
          <w:szCs w:val="22"/>
        </w:rPr>
        <w:t xml:space="preserve">characteristics </w:t>
      </w:r>
      <w:r w:rsidRPr="007F576F">
        <w:rPr>
          <w:rFonts w:asciiTheme="minorHAnsi" w:hAnsiTheme="minorHAnsi" w:cstheme="minorHAnsi"/>
          <w:sz w:val="22"/>
          <w:szCs w:val="22"/>
        </w:rPr>
        <w:t xml:space="preserve">in </w:t>
      </w:r>
      <w:r w:rsidR="0081210A" w:rsidRPr="007F576F">
        <w:rPr>
          <w:rFonts w:asciiTheme="minorHAnsi" w:hAnsiTheme="minorHAnsi" w:cstheme="minorHAnsi"/>
          <w:sz w:val="22"/>
          <w:szCs w:val="22"/>
        </w:rPr>
        <w:t>several</w:t>
      </w:r>
      <w:r w:rsidR="005740CC" w:rsidRPr="007F576F">
        <w:rPr>
          <w:rFonts w:asciiTheme="minorHAnsi" w:hAnsiTheme="minorHAnsi" w:cstheme="minorHAnsi"/>
          <w:sz w:val="22"/>
          <w:szCs w:val="22"/>
        </w:rPr>
        <w:t xml:space="preserve"> </w:t>
      </w:r>
      <w:r w:rsidRPr="007F576F">
        <w:rPr>
          <w:rFonts w:asciiTheme="minorHAnsi" w:hAnsiTheme="minorHAnsi" w:cstheme="minorHAnsi"/>
          <w:sz w:val="22"/>
          <w:szCs w:val="22"/>
        </w:rPr>
        <w:t>studies</w:t>
      </w:r>
      <w:r w:rsidR="00A418A5"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of non-</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w:t>
      </w:r>
      <w:r w:rsidRPr="007F576F">
        <w:rPr>
          <w:rFonts w:asciiTheme="minorHAnsi" w:hAnsiTheme="minorHAnsi" w:cstheme="minorHAnsi"/>
          <w:sz w:val="22"/>
          <w:szCs w:val="22"/>
        </w:rPr>
        <w:fldChar w:fldCharType="begin"/>
      </w:r>
      <w:r w:rsidR="00180C7E">
        <w:rPr>
          <w:rFonts w:asciiTheme="minorHAnsi" w:hAnsiTheme="minorHAnsi" w:cstheme="minorHAnsi"/>
          <w:sz w:val="22"/>
          <w:szCs w:val="22"/>
        </w:rPr>
        <w:instrText xml:space="preserve"> ADDIN ZOTERO_ITEM CSL_CITATION {"citationID":"xTebTrJC","properties":{"formattedCitation":"(Dutheil et al., 2022; Rydstedt and Devereux, 2013)","plainCitation":"(Dutheil et al., 2022; Rydstedt and Devereux, 2013)","noteIndex":0},"citationItems":[{"id":3982,"uris":["http://zotero.org/users/5596036/items/LHA9YYXC"],"itemData":{"id":3982,"type":"article-journal","abstract":"Objectives\nWork-related stress is a major concern. One of the best performing models is the Job Content Questionnaire (JCQ) of Karasek, assessing job demand and job control using 18 items. However, the JCQ is long and complex. Visual Analogue Scales (VASs) are easy to use and quick to implement. VASs have been validated to assess pain and occupational stress; however, VASs demand and control have not been evaluated. Therefore, we aimed to validate the use of VAS demand and control compared with the 18 items of the JCQ.\n\nDesign\nWe implemented a cross-sectional observational study, by administering a self-reported questionnaire to the users of Wittyfit software, with a second test (retest) proposed 1 week later. In addition to JCQ, VAS demand and control, we measured sociodemographic outcomes, as well as characteristics of work, sleep, well-being, stress, depression and anxiety.\n\nParticipants\n190 volunteers French workers using WittyFit software participated in the study, and 129 completed the test–retest.\n\nResults\nVAS demand and VAS control correlated with the two Karasek domains from the JCQ, respectively, at 0.59 and 0.57 (p&lt;0.001). Test–retest reliability highlighted concordance coefficients higher than 0.70. Sensitivity was higher than 70% for each VAS. External validity was acceptable. For both demand and control, VAS cut-offs were 75/100. Compared with other workers, senior executives and individuals with master’s degrees had higher levels of job control but did not differ in job demand using the VAS and JCQ.\n\nConclusions\nVAS demand and VAS control are valid, quick, easy to use, and reliable tools for the assessment of job demand and job control. They can be used in daily clinical practice for primary prevention and diagnosis. However, when results are over 75 mm on VAS, we promote the use of JCQ to be more discriminant and specific to initiate action plans to help workers.\n\nTrial registration number\nNCT02596737.","container-title":"BMJ Open","DOI":"10.1136/bmjopen-2020-046403","ISSN":"2044-6055","issue":"3","journalAbbreviation":"BMJ Open","note":"PMID: 35301199\nPMCID: PMC8932271","page":"e046403","source":"PubMed Central","title":"Validation of Visual Analogue Scales of job demand and job control at the workplace: a cross-sectional study","title-short":"Validation of Visual Analogue Scales of job demand and job control at the workplace","volume":"12","author":[{"family":"Dutheil","given":"Frederic"},{"family":"Pereira","given":"Bruno"},{"family":"Bouillon-Minois","given":"Jean-Baptiste"},{"family":"Clinchamps","given":"Maëlys"},{"family":"Brousses","given":"Georges"},{"family":"Dewavrin","given":"Samuel"},{"family":"Cornet","given":"Thomas"},{"family":"Mermillod","given":"Martial"},{"family":"Mondillon","given":"Laurie"},{"family":"Baker","given":"Julien S"},{"family":"Schmidt","given":"Jeannot"},{"family":"Moustafa","given":"Farès"},{"family":"Lanhers","given":"Charlotte"}],"issued":{"date-parts":[["2022",3,17]]}}},{"id":3976,"uris":["http://zotero.org/users/5596036/items/EKK567RU"],"itemData":{"id":3976,"type":"article-journal","abstract":"The purpose of the study was to assess the impact of job strain and sleep quality on the diurnal pattern of cortisol reactivity, measured by awakening and evening (10 PM) saliva cortisol. The sample consisted of 76 British white-collar workers (24 women, 52 men; mean age 45.8 years). Sleep quality and job strain were assessed in a survey distributed just before the cortisol sampling. Both input variables were dichotomized about the median and factorial ANOVA was used for the statistical analysis. Low sleep quality was significantly associated with lower morning cortisol secretion. While job strain had no main effects on the cortisol reactivity there was a significant interaction effect between the input variables on morning cortisol secretion. These findings tentatively support the hypothesis that lack of sleep for workers with high job strain may result in a flattened diurnal cortisol reactivity.","container-title":"International Journal of Environmental Research and Public Health","DOI":"10.3390/ijerph10115863","ISSN":"1661-7827","issue":"11","journalAbbreviation":"Int J Environ Res Public Health","note":"PMID: 24196305\nPMCID: PMC3863875","page":"5863-5873","source":"PubMed Central","title":"Psychosocial Job Strain and Sleep Quality Interaction Leading to Insufficient Recovery","volume":"10","author":[{"family":"Rydstedt","given":"Leif W."},{"family":"Devereux","given":"Jason J."}],"issued":{"date-parts":[["2013",11]]}}}],"schema":"https://github.com/citation-style-language/schema/raw/master/csl-citation.json"} </w:instrText>
      </w:r>
      <w:r w:rsidRPr="007F576F">
        <w:rPr>
          <w:rFonts w:asciiTheme="minorHAnsi" w:hAnsiTheme="minorHAnsi" w:cstheme="minorHAnsi"/>
          <w:sz w:val="22"/>
          <w:szCs w:val="22"/>
        </w:rPr>
        <w:fldChar w:fldCharType="separate"/>
      </w:r>
      <w:r w:rsidR="00180C7E">
        <w:rPr>
          <w:rFonts w:ascii="Calibri" w:hAnsiTheme="minorHAnsi" w:cs="Calibri"/>
          <w:sz w:val="22"/>
        </w:rPr>
        <w:t>(Dutheil et al., 2022; Rydstedt and Devereux, 2013)</w:t>
      </w:r>
      <w:r w:rsidRPr="007F576F">
        <w:rPr>
          <w:rFonts w:asciiTheme="minorHAnsi" w:hAnsiTheme="minorHAnsi" w:cstheme="minorHAnsi"/>
          <w:sz w:val="22"/>
          <w:szCs w:val="22"/>
        </w:rPr>
        <w:fldChar w:fldCharType="end"/>
      </w:r>
      <w:r w:rsidR="00A418A5" w:rsidRPr="007F576F">
        <w:rPr>
          <w:rFonts w:asciiTheme="minorHAnsi" w:hAnsiTheme="minorHAnsi" w:cstheme="minorHAnsi"/>
          <w:sz w:val="22"/>
          <w:szCs w:val="22"/>
        </w:rPr>
        <w:t xml:space="preserve"> and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w:t>
      </w:r>
      <w:r w:rsidR="00F31F0F" w:rsidRPr="007F576F">
        <w:rPr>
          <w:rFonts w:asciiTheme="minorHAnsi" w:hAnsiTheme="minorHAnsi" w:cstheme="minorHAnsi"/>
          <w:sz w:val="22"/>
          <w:szCs w:val="22"/>
        </w:rPr>
        <w:fldChar w:fldCharType="begin"/>
      </w:r>
      <w:r w:rsidR="007C3589" w:rsidRPr="007F576F">
        <w:rPr>
          <w:rFonts w:asciiTheme="minorHAnsi" w:hAnsiTheme="minorHAnsi" w:cstheme="minorHAnsi"/>
          <w:sz w:val="22"/>
          <w:szCs w:val="22"/>
        </w:rPr>
        <w:instrText xml:space="preserve"> ADDIN ZOTERO_ITEM CSL_CITATION {"citationID":"dFSGvy2r","properties":{"formattedCitation":"(Dong et al., 2020; Li et al., 2019; Zhang et al., 2016)","plainCitation":"(Dong et al., 2020; Li et al., 2019; Zhang et al., 2016)","noteIndex":0},"citationItems":[{"id":4232,"uris":["http://zotero.org/users/5596036/items/8ZGL6TXZ"],"itemData":{"id":4232,"type":"article-journal","abstract":"Background\nGood sleep is essential to human health. Insufficient quality sleep may compromise the wellness of nurses and even jeopardize the safety of patients. Although the contributors of sleep quality in nurses have been previously studied, the direct and indirect effects of modifiable work-related predictors remain uncertain.\n\nPurpose\nThe study was designed to explore the direct and indirect effects of modifiable work-related factors on sleep quality in Chinese nurses.\n\nMethods\nA multistage sampling method was employed in this cross-sectional study to recruit 923 participants. An evidence-based predicting model was postulated and then subsequently tested and optimized using path analysis.\n\nResults\nThe final model fit the data well, with the involved predictors accounting for 34.1% of the variance in sleep quality of the participants. Shift work, job demands, exposure to hazards in work environments, chronic fatigue, and inter-shift recovery were identified as direct predictors, while whereas job satisfaction, job control, support at work, and acute fatigue were identified as indirect predictors.\n\nConclusions/Implications for Practice\nSleep quality in Chinese nurses is influenced directly and indirectly by various modifiable work-related factors. Interventions such as adjusting work shifts and reducing job burdens should be prioritized by administrative staff to ensure the sleep quality and clinical performance of Chinese nurses and to subsequently improve nursing care quality.","container-title":"The Journal of Nursing Research","DOI":"10.1097/jnr.0000000000000319","ISSN":"1682-3141","issue":"5","journalAbbreviation":"J Nurs Res","note":"PMID: 30933051\nPMCID: PMC6752694","page":"e44","source":"PubMed Central","title":"Work-Related Predictors of Sleep Quality in Chinese Nurses: Testing a Path Analysis Model","title-short":"Work-Related Predictors of Sleep Quality in Chinese Nurses","volume":"27","author":[{"family":"Li","given":"Yuan"},{"family":"Fang","given":"Jinbo"},{"family":"Zhou","given":"Chunfen"}],"issued":{"date-parts":[["2019",9,20]]}}},{"id":4235,"uris":["http://zotero.org/users/5596036/items/MCFXEW3Y"],"itemData":{"id":4235,"type":"article-journal","abstract":"The effect of shift work on nurses’ sleep is well-studied, but there are other challenging aspects of health care work that might also affect the sleep of direct caregivers. This study examined the influence of the long-term care work environment on sleep quantity and quality of nursing assistants. A cross-sectional survey collected data from 650 nursing assistants in 15 long-term care facilities; 46% reported short sleep duration and 23% reported poor sleep quality. A simple additive index of the number of beneficial work features (up to 7) was constructed for analysis with Poisson regression. With each unit increase of beneficial work features, nursing assistants were 7% less likely to report short sleep duration and 17% less likely to report poor sleep quality. These results suggest that effective workplace interventions should address a variety of work stressors, not only work schedule arrangements, in order to improve nursing assistants’ sleep health.","container-title":"Geriatric nursing (New York, N.Y.)","DOI":"10.1016/j.gerinurse.2015.08.010","ISSN":"0197-4572","issue":"1","journalAbbreviation":"Geriatr Nurs","note":"PMID: 26384714\nPMCID: PMC5860805","page":"13-18","source":"PubMed Central","title":"Contributing influences of work environment on sleep quantity and quality of nursing assistants in long-term care facilities: A cross-sectional study","title-short":"Contributing influences of work environment on sleep quantity and quality of nursing assistants in long-term care facilities","volume":"37","author":[{"family":"Zhang","given":"Yuan"},{"family":"Punnett","given":"Laura"},{"family":"McEnany","given":"Geoffry Phillips"},{"family":"Gore","given":"Rebecca"}],"issued":{"date-parts":[["2016"]]}}},{"id":4244,"uris":["http://zotero.org/users/5596036/items/QNCJRRYR"],"itemData":{"id":4244,"type":"article-journal","abstract":"BACKGROUND: Studies have shown that poor sleep could result in many unpleasant consequences and is prevalent in nurses. Considering the fact of high stress, overwhelming workload and many night shifts in the emergency department in China, this study aimed to evaluate the current status of emergency nurses' sleep quality in public hospitals in Shandong, China and explored its influencing factors.\nMETHODS: A self-administered questionnaire incorporating the Job Content Questionnaire and Pittsburgh Sleep Quality Index (PSQI) was conducted among 4856 emergency nurses in five randomly selected city emergency command systems in Shandong, China. The association of potential influencing factors, including occupational, psychosocial and individual factors, with poor sleep (PSQI&gt; 5) was quantified by multivariate logistic regression analysis.\nRESULTS: The average PSQI score of 4730 emergency nurses in public hospitals was 8.2 ± 3.9, including 3114 (65.8%) subjects with PSQI &gt; 5 and 2905 (61.4%) &gt; 8; these figures were found highest for 337 emergency nurses in 14 tertiary hospitals with 11.8 ± 4.3, 257 (76.3%) and 232 (68.8%), followed by 1044 emergency nurses in 43 secondary hospitals with 9.5 ± 3.9, 725 (69.4%) and 675 (64.7%) and 3349 emergency nurses in 167 primary hospitals with 7.4 ± 3.5, 2132 (63.7%) and 1998 (59.7%). The following factors were associated with poor sleep: hospital level (tertiary vs. primary, secondary vs. primary), female sex, less of exercise, long work hours per week, many patients in the charge of at night, high monthly night shift frequency (4-6 vs. never, ≥7 vs. never) and high occupational stress.\nCONCLUSIONS: The sleep quality of emergency nurses in public hospitals in China was poor, especially in tertiary hospitals. Many factors as listed above, especially occupational stress, night shift taking and workload at night, should be considered when improving emergency nurses' sleep quality.","container-title":"Health and Quality of Life Outcomes","DOI":"10.1186/s12955-020-01374-4","ISSN":"1477-7525","issue":"1","journalAbbreviation":"Health Qual Life Outcomes","language":"eng","note":"PMID: 32349759\nPMCID: PMC7191763","page":"116","source":"PubMed","title":"Sleep quality of nurses in the emergency department of public hospitals in China and its influencing factors: a cross-sectional study","title-short":"Sleep quality of nurses in the emergency department of public hospitals in China and its influencing factors","volume":"18","author":[{"family":"Dong","given":"Hongyun"},{"family":"Zhang","given":"Qiong"},{"family":"Zhu","given":"Chunji"},{"family":"Lv","given":"Qian"}],"issued":{"date-parts":[["2020",4,29]]}}}],"schema":"https://github.com/citation-style-language/schema/raw/master/csl-citation.json"} </w:instrText>
      </w:r>
      <w:r w:rsidR="00F31F0F" w:rsidRPr="007F576F">
        <w:rPr>
          <w:rFonts w:asciiTheme="minorHAnsi" w:hAnsiTheme="minorHAnsi" w:cstheme="minorHAnsi"/>
          <w:sz w:val="22"/>
          <w:szCs w:val="22"/>
        </w:rPr>
        <w:fldChar w:fldCharType="separate"/>
      </w:r>
      <w:r w:rsidR="007C3589" w:rsidRPr="007F576F">
        <w:rPr>
          <w:rFonts w:ascii="Calibri" w:hAnsiTheme="minorHAnsi" w:cs="Calibri"/>
          <w:sz w:val="22"/>
        </w:rPr>
        <w:t>(Dong et al., 2020; Li et al., 2019; Zhang et al., 2016)</w:t>
      </w:r>
      <w:r w:rsidR="00F31F0F" w:rsidRPr="007F576F">
        <w:rPr>
          <w:rFonts w:asciiTheme="minorHAnsi" w:hAnsiTheme="minorHAnsi" w:cstheme="minorHAnsi"/>
          <w:sz w:val="22"/>
          <w:szCs w:val="22"/>
        </w:rPr>
        <w:fldChar w:fldCharType="end"/>
      </w:r>
      <w:r w:rsidR="00A418A5" w:rsidRPr="007F576F">
        <w:rPr>
          <w:rFonts w:asciiTheme="minorHAnsi" w:hAnsiTheme="minorHAnsi" w:cstheme="minorHAnsi"/>
          <w:sz w:val="22"/>
          <w:szCs w:val="22"/>
        </w:rPr>
        <w:t xml:space="preserve">. </w:t>
      </w:r>
      <w:r w:rsidR="00EA2939" w:rsidRPr="007F576F">
        <w:rPr>
          <w:rFonts w:asciiTheme="minorHAnsi" w:hAnsiTheme="minorHAnsi" w:cstheme="minorHAnsi"/>
          <w:sz w:val="22"/>
          <w:szCs w:val="22"/>
        </w:rPr>
        <w:t xml:space="preserve">Among </w:t>
      </w:r>
      <w:r w:rsidR="0081210A" w:rsidRPr="007F576F">
        <w:rPr>
          <w:rFonts w:asciiTheme="minorHAnsi" w:hAnsiTheme="minorHAnsi" w:cstheme="minorHAnsi"/>
          <w:sz w:val="22"/>
          <w:szCs w:val="22"/>
        </w:rPr>
        <w:t xml:space="preserve">the </w:t>
      </w:r>
      <w:r w:rsidR="00EA2939" w:rsidRPr="007F576F">
        <w:rPr>
          <w:rFonts w:asciiTheme="minorHAnsi" w:hAnsiTheme="minorHAnsi" w:cstheme="minorHAnsi"/>
          <w:sz w:val="22"/>
          <w:szCs w:val="22"/>
        </w:rPr>
        <w:t>work environment</w:t>
      </w:r>
      <w:r w:rsidR="0081210A" w:rsidRPr="007F576F">
        <w:rPr>
          <w:rFonts w:asciiTheme="minorHAnsi" w:hAnsiTheme="minorHAnsi" w:cstheme="minorHAnsi"/>
          <w:sz w:val="22"/>
          <w:szCs w:val="22"/>
        </w:rPr>
        <w:t xml:space="preserve"> characteristics</w:t>
      </w:r>
      <w:r w:rsidR="00EA2939" w:rsidRPr="007F576F">
        <w:rPr>
          <w:rFonts w:asciiTheme="minorHAnsi" w:hAnsiTheme="minorHAnsi" w:cstheme="minorHAnsi"/>
          <w:sz w:val="22"/>
          <w:szCs w:val="22"/>
        </w:rPr>
        <w:t xml:space="preserve">, </w:t>
      </w:r>
      <w:r w:rsidR="00974AA7" w:rsidRPr="007F576F">
        <w:rPr>
          <w:rFonts w:asciiTheme="minorHAnsi" w:hAnsiTheme="minorHAnsi" w:cstheme="minorHAnsi"/>
          <w:sz w:val="22"/>
          <w:szCs w:val="22"/>
        </w:rPr>
        <w:t>psychological demand</w:t>
      </w:r>
      <w:r w:rsidR="0081210A" w:rsidRPr="007F576F">
        <w:rPr>
          <w:rFonts w:asciiTheme="minorHAnsi" w:hAnsiTheme="minorHAnsi" w:cstheme="minorHAnsi"/>
          <w:sz w:val="22"/>
          <w:szCs w:val="22"/>
        </w:rPr>
        <w:t>s</w:t>
      </w:r>
      <w:r w:rsidR="007B7964" w:rsidRPr="007F576F">
        <w:rPr>
          <w:rFonts w:asciiTheme="minorHAnsi" w:hAnsiTheme="minorHAnsi" w:cstheme="minorHAnsi"/>
          <w:sz w:val="22"/>
          <w:szCs w:val="22"/>
        </w:rPr>
        <w:t xml:space="preserve">, </w:t>
      </w:r>
      <w:r w:rsidR="00EA2939" w:rsidRPr="007F576F">
        <w:rPr>
          <w:rFonts w:asciiTheme="minorHAnsi" w:hAnsiTheme="minorHAnsi" w:cstheme="minorHAnsi"/>
          <w:sz w:val="22"/>
          <w:szCs w:val="22"/>
        </w:rPr>
        <w:t>decisional latitude</w:t>
      </w:r>
      <w:r w:rsidR="007B7964" w:rsidRPr="007F576F">
        <w:rPr>
          <w:rFonts w:asciiTheme="minorHAnsi" w:hAnsiTheme="minorHAnsi" w:cstheme="minorHAnsi"/>
          <w:sz w:val="22"/>
          <w:szCs w:val="22"/>
        </w:rPr>
        <w:t>, and job support</w:t>
      </w:r>
      <w:r w:rsidR="008B7C17"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 xml:space="preserve">as </w:t>
      </w:r>
      <w:r w:rsidR="008B7C17" w:rsidRPr="007F576F">
        <w:rPr>
          <w:rFonts w:asciiTheme="minorHAnsi" w:hAnsiTheme="minorHAnsi" w:cstheme="minorHAnsi"/>
          <w:sz w:val="22"/>
          <w:szCs w:val="22"/>
        </w:rPr>
        <w:t xml:space="preserve">measured using the Job Content Questionnaire (JCQ), </w:t>
      </w:r>
      <w:r w:rsidR="0081210A" w:rsidRPr="007F576F">
        <w:rPr>
          <w:rFonts w:asciiTheme="minorHAnsi" w:hAnsiTheme="minorHAnsi" w:cstheme="minorHAnsi"/>
          <w:sz w:val="22"/>
          <w:szCs w:val="22"/>
        </w:rPr>
        <w:t xml:space="preserve">which is </w:t>
      </w:r>
      <w:r w:rsidR="008B7C17" w:rsidRPr="007F576F">
        <w:rPr>
          <w:rFonts w:asciiTheme="minorHAnsi" w:hAnsiTheme="minorHAnsi" w:cstheme="minorHAnsi"/>
          <w:sz w:val="22"/>
          <w:szCs w:val="22"/>
        </w:rPr>
        <w:t>an instrument for comparative assessment of psychosocial job characteristics</w:t>
      </w:r>
      <w:r w:rsidR="002D2753" w:rsidRPr="007F576F">
        <w:rPr>
          <w:rFonts w:asciiTheme="minorHAnsi" w:hAnsiTheme="minorHAnsi" w:cstheme="minorHAnsi"/>
          <w:sz w:val="22"/>
          <w:szCs w:val="22"/>
        </w:rPr>
        <w:t xml:space="preserve"> </w:t>
      </w:r>
      <w:r w:rsidR="002D2753" w:rsidRPr="007F576F">
        <w:rPr>
          <w:rFonts w:asciiTheme="minorHAnsi" w:hAnsiTheme="minorHAnsi" w:cstheme="minorHAnsi"/>
          <w:sz w:val="22"/>
          <w:szCs w:val="22"/>
        </w:rPr>
        <w:fldChar w:fldCharType="begin"/>
      </w:r>
      <w:r w:rsidR="00C6732C" w:rsidRPr="007F576F">
        <w:rPr>
          <w:rFonts w:asciiTheme="minorHAnsi" w:hAnsiTheme="minorHAnsi" w:cstheme="minorHAnsi"/>
          <w:sz w:val="22"/>
          <w:szCs w:val="22"/>
        </w:rPr>
        <w:instrText xml:space="preserve"> ADDIN ZOTERO_ITEM CSL_CITATION {"citationID":"53TcHgtg","properties":{"formattedCitation":"(Karasek et al., 1998)","plainCitation":"(Karasek et al., 1998)","noteIndex":0},"citationItems":[{"id":3974,"uris":["http://zotero.org/users/5596036/items/45I82ZLU"],"itemData":{"id":3974,"type":"article-journal","abstract":"Part I discusses the Job Content Questionnaire (JCQ), designed to measure scales assessing psychological demands, decision latitude, social support, physical demands, and job insecurity. Part II describes the reliability of the JCQ scales in a cross-national context using 10,288 men and 6,313 women from 6 studies conducted in 4 countries. Substantial similarity in means, standard deviations, and correlations among the scales, and in correlations between scales and demographic variables, is found for both men and women in all studies. Reliability is good for most scales. Results suggest that psychological job characteristics are more similar across national boundaries than across occupations.","container-title":"Journal of Occupational Health Psychology","DOI":"10.1037//1076-8998.3.4.322","ISSN":"1076-8998","issue":"4","journalAbbreviation":"J Occup Health Psychol","language":"eng","note":"PMID: 9805280","page":"322-355","source":"PubMed","title":"The Job Content Questionnaire (JCQ): an instrument for internationally comparative assessments of psychosocial job characteristics","title-short":"The Job Content Questionnaire (JCQ)","volume":"3","author":[{"family":"Karasek","given":"Robert"},{"family":"Brisson","given":"C."},{"family":"Kawakami","given":"N."},{"family":"Houtman","given":"I."},{"family":"Bongers","given":"P."},{"family":"Amick","given":"B."}],"issued":{"date-parts":[["1998",10]]}}}],"schema":"https://github.com/citation-style-language/schema/raw/master/csl-citation.json"} </w:instrText>
      </w:r>
      <w:r w:rsidR="002D2753"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(Karasek et al., 1998)</w:t>
      </w:r>
      <w:r w:rsidR="002D2753" w:rsidRPr="007F576F">
        <w:rPr>
          <w:rFonts w:asciiTheme="minorHAnsi" w:hAnsiTheme="minorHAnsi" w:cstheme="minorHAnsi"/>
          <w:sz w:val="22"/>
          <w:szCs w:val="22"/>
        </w:rPr>
        <w:fldChar w:fldCharType="end"/>
      </w:r>
      <w:r w:rsidR="008B7C17" w:rsidRPr="007F576F">
        <w:rPr>
          <w:rFonts w:asciiTheme="minorHAnsi" w:hAnsiTheme="minorHAnsi" w:cstheme="minorHAnsi"/>
          <w:sz w:val="22"/>
          <w:szCs w:val="22"/>
        </w:rPr>
        <w:t>,</w:t>
      </w:r>
      <w:r w:rsidR="00EA2939"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are</w:t>
      </w:r>
      <w:r w:rsidR="009445D0" w:rsidRPr="007F576F">
        <w:rPr>
          <w:rFonts w:asciiTheme="minorHAnsi" w:hAnsiTheme="minorHAnsi" w:cstheme="minorHAnsi"/>
          <w:sz w:val="22"/>
          <w:szCs w:val="22"/>
        </w:rPr>
        <w:t xml:space="preserve"> </w:t>
      </w:r>
      <w:r w:rsidR="00A418A5" w:rsidRPr="007F576F">
        <w:rPr>
          <w:rFonts w:asciiTheme="minorHAnsi" w:hAnsiTheme="minorHAnsi" w:cstheme="minorHAnsi"/>
          <w:sz w:val="22"/>
          <w:szCs w:val="22"/>
        </w:rPr>
        <w:t>associated</w:t>
      </w:r>
      <w:r w:rsidR="009445D0" w:rsidRPr="007F576F">
        <w:rPr>
          <w:rFonts w:asciiTheme="minorHAnsi" w:hAnsiTheme="minorHAnsi" w:cstheme="minorHAnsi"/>
          <w:sz w:val="22"/>
          <w:szCs w:val="22"/>
        </w:rPr>
        <w:t xml:space="preserve"> with depression, </w:t>
      </w:r>
      <w:r w:rsidR="0081210A" w:rsidRPr="007F576F">
        <w:rPr>
          <w:rFonts w:asciiTheme="minorHAnsi" w:hAnsiTheme="minorHAnsi" w:cstheme="minorHAnsi"/>
          <w:sz w:val="22"/>
          <w:szCs w:val="22"/>
        </w:rPr>
        <w:t xml:space="preserve">low </w:t>
      </w:r>
      <w:r w:rsidR="009445D0" w:rsidRPr="007F576F">
        <w:rPr>
          <w:rFonts w:asciiTheme="minorHAnsi" w:hAnsiTheme="minorHAnsi" w:cstheme="minorHAnsi"/>
          <w:sz w:val="22"/>
          <w:szCs w:val="22"/>
        </w:rPr>
        <w:t>life satisfaction</w:t>
      </w:r>
      <w:r w:rsidR="0081210A" w:rsidRPr="007F576F">
        <w:rPr>
          <w:rFonts w:asciiTheme="minorHAnsi" w:hAnsiTheme="minorHAnsi" w:cstheme="minorHAnsi"/>
          <w:sz w:val="22"/>
          <w:szCs w:val="22"/>
        </w:rPr>
        <w:t>,</w:t>
      </w:r>
      <w:r w:rsidR="009445D0" w:rsidRPr="007F576F">
        <w:rPr>
          <w:rFonts w:asciiTheme="minorHAnsi" w:hAnsiTheme="minorHAnsi" w:cstheme="minorHAnsi"/>
          <w:sz w:val="22"/>
          <w:szCs w:val="22"/>
        </w:rPr>
        <w:t xml:space="preserve"> burnout </w:t>
      </w:r>
      <w:r w:rsidRPr="007F576F">
        <w:rPr>
          <w:rFonts w:asciiTheme="minorHAnsi" w:hAnsiTheme="minorHAnsi" w:cstheme="minorHAnsi"/>
          <w:bCs/>
          <w:sz w:val="22"/>
          <w:szCs w:val="22"/>
        </w:rPr>
        <w:fldChar w:fldCharType="begin"/>
      </w:r>
      <w:r w:rsidR="00FD6D10">
        <w:rPr>
          <w:rFonts w:asciiTheme="minorHAnsi" w:hAnsiTheme="minorHAnsi" w:cstheme="minorHAnsi"/>
          <w:bCs/>
          <w:sz w:val="22"/>
          <w:szCs w:val="22"/>
        </w:rPr>
        <w:instrText xml:space="preserve"> ADDIN ZOTERO_ITEM CSL_CITATION {"citationID":"Ov9TEx3N","properties":{"formattedCitation":"(Karasek, 1979; Karasek et al., 1998; Van der Doef and Maes, 1999)","plainCitation":"(Karasek, 1979; Karasek et al., 1998; Van der Doef and Maes, 1999)","noteIndex":0},"citationItems":[{"id":3974,"uris":["http://zotero.org/users/5596036/items/45I82ZLU"],"itemData":{"id":3974,"type":"article-journal","abstract":"Part I discusses the Job Content Questionnaire (JCQ), designed to measure scales assessing psychological demands, decision latitude, social support, physical demands, and job insecurity. Part II describes the reliability of the JCQ scales in a cross-national context using 10,288 men and 6,313 women from 6 studies conducted in 4 countries. Substantial similarity in means, standard deviations, and correlations among the scales, and in correlations between scales and demographic variables, is found for both men and women in all studies. Reliability is good for most scales. Results suggest that psychological job characteristics are more similar across national boundaries than across occupations.","container-title":"Journal of Occupational Health Psychology","DOI":"10.1037//1076-8998.3.4.322","ISSN":"1076-8998","issue":"4","journalAbbreviation":"J Occup Health Psychol","language":"eng","note":"PMID: 9805280","page":"322-355","source":"PubMed","title":"The Job Content Questionnaire (JCQ): an instrument for internationally comparative assessments of psychosocial job characteristics","title-short":"The Job Content Questionnaire (JCQ)","volume":"3","author":[{"family":"Karasek","given":"Robert"},{"family":"Brisson","given":"C."},{"family":"Kawakami","given":"N."},{"family":"Houtman","given":"I."},{"family":"Bongers","given":"P."},{"family":"Amick","given":"B."}],"issued":{"date-parts":[["1998",10]]}}},{"id":4036,"uris":["http://zotero.org/users/5596036/items/8JRGI7NP"],"itemData":{"id":4036,"type":"article-journal","abstract":"A stress-management model of job strain is developed and tested with recent national survey data from Sweden and the United States. This model predicts that mental strain results from the interaction of job demands and job decision latitude. The model appears to clarify earlier contradictory findings based on separated effects of job demands and job decision latitude. The consistent finding is that it is the combination of low decision latitude and heavy job demands which is associated with mental strain. This same combination is also associated with job dissatisfaction. In addition, the analysis of dissatisfaction reveals a complex interaction of decision latitude and job demand effects that could be easily overlooked in conventional linear, unidimensional analyses. The major implication of this study is that redesigning work processes to allow increases in decision latitude for a broad range of workers could reduce mental strain, and do so without affecting the job demands that may plausibly be associated with organizational output levels.","container-title":"Administrative Science Quarterly","DOI":"10.2307/2392498","ISSN":"0001-8392","issue":"2","note":"publisher: [Sage Publications, Inc., Johnson Graduate School of Management, Cornell University]","page":"285-308","source":"JSTOR","title":"Job Demands, Job Decision Latitude, and Mental Strain: Implications for Job Redesign","title-short":"Job Demands, Job Decision Latitude, and Mental Strain","volume":"24","author":[{"family":"Karasek","given":"Robert"}],"issued":{"date-parts":[["1979"]]}}},{"id":4039,"uris":["http://zotero.org/users/5596036/items/72T6D789"],"itemData":{"id":4039,"type":"article-journal","abstract":"The Job Demand-Control (JDC) model (Karasek, 1979) and the Job Demand-Control-Support (JDCS) model (Johnson, and Hall, 1988) have dominated research on occupational stress in the last 20 years. This detailed narrative review focuses on the JDC(S) model in relation to psychological well-being. It covers research from 63 samples, published in the period 1979-1997. In the review a distinction is drawn between two different hypotheses prevailing in research on the models. According to the strain hypothesis of the JDC model, employees working in a high-strain job (high demands-low control) experience the lowest well-being. The buffer hypothesis states that control can moderate the negative effects of high demands on well-being. Translating these hypotheses to the expanded JDCS model, the iso-strain hypothesis predicts the most negative outcomes among workers in an iso-strain job (high demands-low control-low social support/isolation), whereas the buffer hypothesis states that social support can moderate the negative impact of high strain on well-being. Although the literature gives considerable support for the strain and iso-strain hypotheses, support for the moderating influence of job control and social support is less consistent. The conceptualization of demands and control is a key factor in discriminating supportive from nonsupportive studies. Only aspects of job control that correspond to the specific demands of a given job moderate the impact of high demands on well-being. Furthermore, certain subpopulations appear to be more vulnerable to high (iso)strain, whereas others benefit more from high control. On the basis of the results of this review, suggestions for future research and theoretical development are formulated.","container-title":"Work &amp; Stress","DOI":"10.1080/026783799296084","ISSN":"0267-8373","issue":"2","note":"publisher: Routledge\n_eprint: https://doi.org/10.1080/026783799296084","page":"87-114","source":"Taylor and Francis+NEJM","title":"The Job Demand-Control (-Support) Model and psychological well-being: A review of 20 years of empirical research","title-short":"The Job Demand-Control (-Support) Model and psychological well-being","volume":"13","author":[{"family":"Van der Doef","given":"Margot"},{"family":"Maes","given":"Stan"}],"issued":{"date-parts":[["1999",4,1]]}}}],"schema":"https://github.com/citation-style-language/schema/raw/master/csl-citation.json"} </w:instrText>
      </w:r>
      <w:r w:rsidRPr="007F576F">
        <w:rPr>
          <w:rFonts w:asciiTheme="minorHAnsi" w:hAnsiTheme="minorHAnsi" w:cstheme="minorHAnsi"/>
          <w:bCs/>
          <w:sz w:val="22"/>
          <w:szCs w:val="22"/>
        </w:rPr>
        <w:fldChar w:fldCharType="separate"/>
      </w:r>
      <w:r w:rsidR="00FD6D10">
        <w:rPr>
          <w:rFonts w:ascii="Calibri" w:hAnsiTheme="minorHAnsi" w:cs="Calibri"/>
          <w:sz w:val="22"/>
        </w:rPr>
        <w:t>(Karasek, 1979; Karasek et al., 1998; Van der Doef and Maes, 1999)</w:t>
      </w:r>
      <w:r w:rsidRPr="007F576F">
        <w:rPr>
          <w:rFonts w:asciiTheme="minorHAnsi" w:hAnsiTheme="minorHAnsi" w:cstheme="minorHAnsi"/>
          <w:bCs/>
          <w:sz w:val="22"/>
          <w:szCs w:val="22"/>
        </w:rPr>
        <w:fldChar w:fldCharType="end"/>
      </w:r>
      <w:r w:rsidR="009445D0" w:rsidRPr="007F576F">
        <w:rPr>
          <w:rFonts w:asciiTheme="minorHAnsi" w:hAnsiTheme="minorHAnsi" w:cstheme="minorHAnsi"/>
          <w:bCs/>
          <w:sz w:val="22"/>
          <w:szCs w:val="22"/>
        </w:rPr>
        <w:t xml:space="preserve">, </w:t>
      </w:r>
      <w:r w:rsidR="00EA2939" w:rsidRPr="007F576F">
        <w:rPr>
          <w:rFonts w:asciiTheme="minorHAnsi" w:hAnsiTheme="minorHAnsi" w:cstheme="minorHAnsi"/>
          <w:sz w:val="22"/>
          <w:szCs w:val="22"/>
        </w:rPr>
        <w:t xml:space="preserve">and </w:t>
      </w:r>
      <w:r w:rsidR="0081210A" w:rsidRPr="007F576F">
        <w:rPr>
          <w:rFonts w:asciiTheme="minorHAnsi" w:hAnsiTheme="minorHAnsi" w:cstheme="minorHAnsi"/>
          <w:sz w:val="22"/>
          <w:szCs w:val="22"/>
        </w:rPr>
        <w:t>potentially poor sleep</w:t>
      </w:r>
      <w:r w:rsidRPr="007F576F">
        <w:rPr>
          <w:rFonts w:asciiTheme="minorHAnsi" w:hAnsiTheme="minorHAnsi" w:cstheme="minorHAnsi"/>
          <w:sz w:val="22"/>
          <w:szCs w:val="22"/>
        </w:rPr>
        <w:t>.</w:t>
      </w:r>
      <w:r w:rsidR="00961787"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It is important to identify</w:t>
      </w:r>
      <w:r w:rsidR="00961787" w:rsidRPr="007F576F">
        <w:rPr>
          <w:rFonts w:asciiTheme="minorHAnsi" w:hAnsiTheme="minorHAnsi" w:cstheme="minorHAnsi"/>
          <w:sz w:val="22"/>
          <w:szCs w:val="22"/>
        </w:rPr>
        <w:t xml:space="preserve"> </w:t>
      </w:r>
      <w:r w:rsidR="00EA2939" w:rsidRPr="007F576F">
        <w:rPr>
          <w:rFonts w:asciiTheme="minorHAnsi" w:hAnsiTheme="minorHAnsi" w:cstheme="minorHAnsi"/>
          <w:sz w:val="22"/>
          <w:szCs w:val="22"/>
        </w:rPr>
        <w:t>sub</w:t>
      </w:r>
      <w:r w:rsidR="00961787" w:rsidRPr="007F576F">
        <w:rPr>
          <w:rFonts w:asciiTheme="minorHAnsi" w:hAnsiTheme="minorHAnsi" w:cstheme="minorHAnsi"/>
          <w:sz w:val="22"/>
          <w:szCs w:val="22"/>
        </w:rPr>
        <w:t>dimension</w:t>
      </w:r>
      <w:r w:rsidR="0081210A" w:rsidRPr="007F576F">
        <w:rPr>
          <w:rFonts w:asciiTheme="minorHAnsi" w:hAnsiTheme="minorHAnsi" w:cstheme="minorHAnsi"/>
          <w:sz w:val="22"/>
          <w:szCs w:val="22"/>
        </w:rPr>
        <w:t>s</w:t>
      </w:r>
      <w:r w:rsidR="00974AA7" w:rsidRPr="007F576F">
        <w:rPr>
          <w:rFonts w:asciiTheme="minorHAnsi" w:hAnsiTheme="minorHAnsi" w:cstheme="minorHAnsi"/>
          <w:sz w:val="22"/>
          <w:szCs w:val="22"/>
        </w:rPr>
        <w:t xml:space="preserve"> of characteristics</w:t>
      </w:r>
      <w:r w:rsidR="00EA2939" w:rsidRPr="007F576F">
        <w:rPr>
          <w:rFonts w:asciiTheme="minorHAnsi" w:hAnsiTheme="minorHAnsi" w:cstheme="minorHAnsi"/>
          <w:sz w:val="22"/>
          <w:szCs w:val="22"/>
        </w:rPr>
        <w:t xml:space="preserve"> (</w:t>
      </w:r>
      <w:r w:rsidR="00BF4371" w:rsidRPr="007F576F">
        <w:rPr>
          <w:rFonts w:asciiTheme="minorHAnsi" w:hAnsiTheme="minorHAnsi" w:cstheme="minorHAnsi"/>
          <w:sz w:val="22"/>
          <w:szCs w:val="22"/>
        </w:rPr>
        <w:t>e.g.,</w:t>
      </w:r>
      <w:r w:rsidR="00EA2939" w:rsidRPr="007F576F">
        <w:rPr>
          <w:rFonts w:asciiTheme="minorHAnsi" w:hAnsiTheme="minorHAnsi" w:cstheme="minorHAnsi"/>
          <w:sz w:val="22"/>
          <w:szCs w:val="22"/>
        </w:rPr>
        <w:t xml:space="preserve"> speed and quantity, complexity and intensity, </w:t>
      </w:r>
      <w:r w:rsidR="0081210A" w:rsidRPr="007F576F">
        <w:rPr>
          <w:rFonts w:asciiTheme="minorHAnsi" w:hAnsiTheme="minorHAnsi" w:cstheme="minorHAnsi"/>
          <w:sz w:val="22"/>
          <w:szCs w:val="22"/>
        </w:rPr>
        <w:t xml:space="preserve">and </w:t>
      </w:r>
      <w:r w:rsidR="00EA2939" w:rsidRPr="007F576F">
        <w:rPr>
          <w:rFonts w:asciiTheme="minorHAnsi" w:hAnsiTheme="minorHAnsi" w:cstheme="minorHAnsi"/>
          <w:sz w:val="22"/>
          <w:szCs w:val="22"/>
        </w:rPr>
        <w:t>fragmentation and unpredictability)</w:t>
      </w:r>
      <w:r w:rsidR="00961787"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 xml:space="preserve">that </w:t>
      </w:r>
      <w:r w:rsidR="00EA2939" w:rsidRPr="007F576F">
        <w:rPr>
          <w:rFonts w:asciiTheme="minorHAnsi" w:hAnsiTheme="minorHAnsi" w:cstheme="minorHAnsi"/>
          <w:sz w:val="22"/>
          <w:szCs w:val="22"/>
        </w:rPr>
        <w:t>are</w:t>
      </w:r>
      <w:r w:rsidR="00961787" w:rsidRPr="007F576F">
        <w:rPr>
          <w:rFonts w:asciiTheme="minorHAnsi" w:hAnsiTheme="minorHAnsi" w:cstheme="minorHAnsi"/>
          <w:sz w:val="22"/>
          <w:szCs w:val="22"/>
        </w:rPr>
        <w:t xml:space="preserve"> associated with poor sleep to guide organizational interventions. </w:t>
      </w:r>
      <w:r w:rsidR="0081210A" w:rsidRPr="007F576F">
        <w:rPr>
          <w:rFonts w:asciiTheme="minorHAnsi" w:hAnsiTheme="minorHAnsi" w:cstheme="minorHAnsi"/>
          <w:sz w:val="22"/>
          <w:szCs w:val="22"/>
        </w:rPr>
        <w:t xml:space="preserve">We identified several </w:t>
      </w:r>
      <w:r w:rsidRPr="007F576F">
        <w:rPr>
          <w:rFonts w:asciiTheme="minorHAnsi" w:hAnsiTheme="minorHAnsi" w:cstheme="minorHAnsi"/>
          <w:sz w:val="22"/>
          <w:szCs w:val="22"/>
        </w:rPr>
        <w:t xml:space="preserve">modifiable </w:t>
      </w:r>
      <w:r w:rsidR="007B7964" w:rsidRPr="007F576F">
        <w:rPr>
          <w:rFonts w:asciiTheme="minorHAnsi" w:hAnsiTheme="minorHAnsi" w:cstheme="minorHAnsi"/>
          <w:sz w:val="22"/>
          <w:szCs w:val="22"/>
        </w:rPr>
        <w:t xml:space="preserve">work environment </w:t>
      </w:r>
      <w:r w:rsidRPr="007F576F">
        <w:rPr>
          <w:rFonts w:asciiTheme="minorHAnsi" w:hAnsiTheme="minorHAnsi" w:cstheme="minorHAnsi"/>
          <w:sz w:val="22"/>
          <w:szCs w:val="22"/>
        </w:rPr>
        <w:t xml:space="preserve">factors that may </w:t>
      </w:r>
      <w:r w:rsidR="0081210A" w:rsidRPr="007F576F">
        <w:rPr>
          <w:rFonts w:asciiTheme="minorHAnsi" w:hAnsiTheme="minorHAnsi" w:cstheme="minorHAnsi"/>
          <w:sz w:val="22"/>
          <w:szCs w:val="22"/>
        </w:rPr>
        <w:t>affect</w:t>
      </w:r>
      <w:r w:rsidRPr="007F576F">
        <w:rPr>
          <w:rFonts w:asciiTheme="minorHAnsi" w:hAnsiTheme="minorHAnsi" w:cstheme="minorHAnsi"/>
          <w:sz w:val="22"/>
          <w:szCs w:val="22"/>
        </w:rPr>
        <w:t xml:space="preserve"> sleep, including </w:t>
      </w:r>
      <w:proofErr w:type="spellStart"/>
      <w:r w:rsidR="00E3026D" w:rsidRPr="007F576F">
        <w:rPr>
          <w:rFonts w:asciiTheme="minorHAnsi" w:hAnsiTheme="minorHAnsi" w:cstheme="minorHAnsi"/>
          <w:sz w:val="22"/>
          <w:szCs w:val="22"/>
        </w:rPr>
        <w:t>nigh</w:t>
      </w:r>
      <w:r w:rsidR="0081210A" w:rsidRPr="007F576F">
        <w:rPr>
          <w:rFonts w:asciiTheme="minorHAnsi" w:hAnsiTheme="minorHAnsi" w:cstheme="minorHAnsi"/>
          <w:sz w:val="22"/>
          <w:szCs w:val="22"/>
        </w:rPr>
        <w:t>ttime</w:t>
      </w:r>
      <w:proofErr w:type="spellEnd"/>
      <w:r w:rsidR="0081210A" w:rsidRPr="007F576F">
        <w:rPr>
          <w:rFonts w:asciiTheme="minorHAnsi" w:hAnsiTheme="minorHAnsi" w:cstheme="minorHAnsi"/>
          <w:sz w:val="22"/>
          <w:szCs w:val="22"/>
        </w:rPr>
        <w:t xml:space="preserve"> work</w:t>
      </w:r>
      <w:r w:rsidRPr="007F576F">
        <w:rPr>
          <w:rFonts w:asciiTheme="minorHAnsi" w:hAnsiTheme="minorHAnsi" w:cstheme="minorHAnsi"/>
          <w:sz w:val="22"/>
          <w:szCs w:val="22"/>
        </w:rPr>
        <w:t>, fixed schedule</w:t>
      </w:r>
      <w:r w:rsidR="000B3D09" w:rsidRPr="007F576F">
        <w:rPr>
          <w:rFonts w:asciiTheme="minorHAnsi" w:hAnsiTheme="minorHAnsi" w:cstheme="minorHAnsi"/>
          <w:sz w:val="22"/>
          <w:szCs w:val="22"/>
        </w:rPr>
        <w:t xml:space="preserve"> and</w:t>
      </w:r>
      <w:r w:rsidRPr="007F576F">
        <w:rPr>
          <w:rFonts w:asciiTheme="minorHAnsi" w:hAnsiTheme="minorHAnsi" w:cstheme="minorHAnsi"/>
          <w:sz w:val="22"/>
          <w:szCs w:val="22"/>
        </w:rPr>
        <w:t xml:space="preserve"> </w:t>
      </w:r>
      <w:r w:rsidR="0081210A" w:rsidRPr="007F576F">
        <w:rPr>
          <w:rFonts w:asciiTheme="minorHAnsi" w:hAnsiTheme="minorHAnsi" w:cstheme="minorHAnsi"/>
          <w:sz w:val="22"/>
          <w:szCs w:val="22"/>
        </w:rPr>
        <w:t xml:space="preserve">schedule </w:t>
      </w:r>
      <w:r w:rsidR="000B3D09" w:rsidRPr="007F576F">
        <w:rPr>
          <w:rFonts w:asciiTheme="minorHAnsi" w:hAnsiTheme="minorHAnsi" w:cstheme="minorHAnsi"/>
          <w:sz w:val="22"/>
          <w:szCs w:val="22"/>
        </w:rPr>
        <w:t>known</w:t>
      </w:r>
      <w:r w:rsidR="0081210A" w:rsidRPr="007F576F">
        <w:rPr>
          <w:rFonts w:asciiTheme="minorHAnsi" w:hAnsiTheme="minorHAnsi" w:cstheme="minorHAnsi"/>
          <w:sz w:val="22"/>
          <w:szCs w:val="22"/>
        </w:rPr>
        <w:t xml:space="preserve"> in advance</w:t>
      </w:r>
      <w:r w:rsidRPr="007F576F">
        <w:rPr>
          <w:rFonts w:asciiTheme="minorHAnsi" w:hAnsiTheme="minorHAnsi" w:cstheme="minorHAnsi"/>
          <w:sz w:val="22"/>
          <w:szCs w:val="22"/>
        </w:rPr>
        <w:t xml:space="preserve">. We </w:t>
      </w:r>
      <w:r w:rsidR="0081210A" w:rsidRPr="007F576F">
        <w:rPr>
          <w:rFonts w:asciiTheme="minorHAnsi" w:hAnsiTheme="minorHAnsi" w:cstheme="minorHAnsi"/>
          <w:sz w:val="22"/>
          <w:szCs w:val="22"/>
        </w:rPr>
        <w:t>performed</w:t>
      </w:r>
      <w:r w:rsidRPr="007F576F">
        <w:rPr>
          <w:rFonts w:asciiTheme="minorHAnsi" w:hAnsiTheme="minorHAnsi" w:cstheme="minorHAnsi"/>
          <w:sz w:val="22"/>
          <w:szCs w:val="22"/>
        </w:rPr>
        <w:t xml:space="preserve"> a literature search on August </w:t>
      </w:r>
      <w:r w:rsidR="00BF4371" w:rsidRPr="007F576F">
        <w:rPr>
          <w:rFonts w:asciiTheme="minorHAnsi" w:hAnsiTheme="minorHAnsi" w:cstheme="minorHAnsi"/>
          <w:sz w:val="22"/>
          <w:szCs w:val="22"/>
        </w:rPr>
        <w:t>22</w:t>
      </w:r>
      <w:r w:rsidR="0081210A"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2022 </w:t>
      </w:r>
      <w:r w:rsidR="0081210A" w:rsidRPr="007F576F">
        <w:rPr>
          <w:rFonts w:asciiTheme="minorHAnsi" w:hAnsiTheme="minorHAnsi" w:cstheme="minorHAnsi"/>
          <w:sz w:val="22"/>
          <w:szCs w:val="22"/>
        </w:rPr>
        <w:t>but did not identify any s</w:t>
      </w:r>
      <w:r w:rsidRPr="007F576F">
        <w:rPr>
          <w:rFonts w:asciiTheme="minorHAnsi" w:hAnsiTheme="minorHAnsi" w:cstheme="minorHAnsi"/>
          <w:sz w:val="22"/>
          <w:szCs w:val="22"/>
        </w:rPr>
        <w:t xml:space="preserve">tudy </w:t>
      </w:r>
      <w:r w:rsidR="0081210A" w:rsidRPr="007F576F">
        <w:rPr>
          <w:rFonts w:asciiTheme="minorHAnsi" w:hAnsiTheme="minorHAnsi" w:cstheme="minorHAnsi"/>
          <w:sz w:val="22"/>
          <w:szCs w:val="22"/>
        </w:rPr>
        <w:t xml:space="preserve">that determined the effects of </w:t>
      </w:r>
      <w:r w:rsidRPr="007F576F">
        <w:rPr>
          <w:rFonts w:asciiTheme="minorHAnsi" w:hAnsiTheme="minorHAnsi" w:cstheme="minorHAnsi"/>
          <w:sz w:val="22"/>
          <w:szCs w:val="22"/>
        </w:rPr>
        <w:t xml:space="preserve">both individual and professional factors </w:t>
      </w:r>
      <w:r w:rsidR="00E83FA9" w:rsidRPr="007F576F">
        <w:rPr>
          <w:rFonts w:asciiTheme="minorHAnsi" w:hAnsiTheme="minorHAnsi" w:cstheme="minorHAnsi"/>
          <w:sz w:val="22"/>
          <w:szCs w:val="22"/>
        </w:rPr>
        <w:t>on the sleep of</w:t>
      </w:r>
      <w:r w:rsidRPr="007F576F">
        <w:rPr>
          <w:rFonts w:asciiTheme="minorHAnsi" w:hAnsiTheme="minorHAnsi" w:cstheme="minorHAnsi"/>
          <w:sz w:val="22"/>
          <w:szCs w:val="22"/>
        </w:rPr>
        <w:t xml:space="preserve">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w:t>
      </w:r>
    </w:p>
    <w:p w14:paraId="5549A4B4" w14:textId="77777777" w:rsidR="005C335F" w:rsidRPr="007F576F" w:rsidRDefault="005C335F" w:rsidP="00BD79F4">
      <w:pPr>
        <w:jc w:val="both"/>
        <w:rPr>
          <w:rFonts w:asciiTheme="minorHAnsi" w:hAnsiTheme="minorHAnsi" w:cstheme="minorHAnsi"/>
          <w:sz w:val="22"/>
          <w:szCs w:val="22"/>
        </w:rPr>
      </w:pPr>
    </w:p>
    <w:p w14:paraId="16040B03" w14:textId="7982B20C" w:rsidR="00CA61EF" w:rsidRPr="007F576F" w:rsidRDefault="00CA61EF" w:rsidP="00BD79F4">
      <w:pPr>
        <w:jc w:val="both"/>
        <w:rPr>
          <w:rFonts w:asciiTheme="minorHAnsi" w:hAnsiTheme="minorHAnsi" w:cstheme="minorHAnsi"/>
          <w:sz w:val="22"/>
          <w:szCs w:val="22"/>
        </w:rPr>
      </w:pPr>
      <w:r w:rsidRPr="007F576F">
        <w:rPr>
          <w:rFonts w:asciiTheme="minorHAnsi" w:hAnsiTheme="minorHAnsi" w:cstheme="minorHAnsi"/>
          <w:sz w:val="22"/>
          <w:szCs w:val="22"/>
        </w:rPr>
        <w:t xml:space="preserve">Our primary objective was to determine the prevalence of poor </w:t>
      </w:r>
      <w:proofErr w:type="gramStart"/>
      <w:r w:rsidRPr="007F576F">
        <w:rPr>
          <w:rFonts w:asciiTheme="minorHAnsi" w:hAnsiTheme="minorHAnsi" w:cstheme="minorHAnsi"/>
          <w:sz w:val="22"/>
          <w:szCs w:val="22"/>
        </w:rPr>
        <w:t xml:space="preserve">sleep </w:t>
      </w:r>
      <w:r w:rsidR="00E83FA9" w:rsidRPr="007F576F">
        <w:rPr>
          <w:rFonts w:asciiTheme="minorHAnsi" w:hAnsiTheme="minorHAnsi" w:cstheme="minorHAnsi"/>
          <w:sz w:val="22"/>
          <w:szCs w:val="22"/>
        </w:rPr>
        <w:t>in</w:t>
      </w:r>
      <w:proofErr w:type="gramEnd"/>
      <w:r w:rsidR="00E83FA9" w:rsidRPr="007F576F">
        <w:rPr>
          <w:rFonts w:asciiTheme="minorHAnsi" w:hAnsiTheme="minorHAnsi" w:cstheme="minorHAnsi"/>
          <w:sz w:val="22"/>
          <w:szCs w:val="22"/>
        </w:rPr>
        <w:t xml:space="preserve"> </w:t>
      </w:r>
      <w:r w:rsidR="00156008" w:rsidRPr="007F576F">
        <w:rPr>
          <w:rFonts w:asciiTheme="minorHAnsi" w:hAnsiTheme="minorHAnsi" w:cstheme="minorHAnsi"/>
          <w:sz w:val="22"/>
          <w:szCs w:val="22"/>
        </w:rPr>
        <w:t>healthcare workers</w:t>
      </w:r>
      <w:r w:rsidR="00E83FA9" w:rsidRPr="007F576F">
        <w:rPr>
          <w:rFonts w:asciiTheme="minorHAnsi" w:hAnsiTheme="minorHAnsi" w:cstheme="minorHAnsi"/>
          <w:sz w:val="22"/>
          <w:szCs w:val="22"/>
        </w:rPr>
        <w:t xml:space="preserve"> using </w:t>
      </w:r>
      <w:r w:rsidR="00AD505B" w:rsidRPr="007F576F">
        <w:rPr>
          <w:rFonts w:asciiTheme="minorHAnsi" w:hAnsiTheme="minorHAnsi" w:cstheme="minorHAnsi"/>
          <w:sz w:val="22"/>
          <w:szCs w:val="22"/>
        </w:rPr>
        <w:t>the PSQI</w:t>
      </w:r>
      <w:r w:rsidR="00E83FA9" w:rsidRPr="007F576F">
        <w:rPr>
          <w:rFonts w:asciiTheme="minorHAnsi" w:hAnsiTheme="minorHAnsi" w:cstheme="minorHAnsi"/>
          <w:sz w:val="22"/>
          <w:szCs w:val="22"/>
        </w:rPr>
        <w:t xml:space="preserve">, and to identify </w:t>
      </w:r>
      <w:r w:rsidRPr="007F576F">
        <w:rPr>
          <w:rFonts w:asciiTheme="minorHAnsi" w:hAnsiTheme="minorHAnsi" w:cstheme="minorHAnsi"/>
          <w:sz w:val="22"/>
          <w:szCs w:val="22"/>
        </w:rPr>
        <w:t xml:space="preserve">associated </w:t>
      </w:r>
      <w:r w:rsidR="007B7964" w:rsidRPr="007F576F">
        <w:rPr>
          <w:rFonts w:asciiTheme="minorHAnsi" w:hAnsiTheme="minorHAnsi" w:cstheme="minorHAnsi"/>
          <w:sz w:val="22"/>
          <w:szCs w:val="22"/>
        </w:rPr>
        <w:t xml:space="preserve">individual and professional </w:t>
      </w:r>
      <w:r w:rsidRPr="007F576F">
        <w:rPr>
          <w:rFonts w:asciiTheme="minorHAnsi" w:hAnsiTheme="minorHAnsi" w:cstheme="minorHAnsi"/>
          <w:sz w:val="22"/>
          <w:szCs w:val="22"/>
        </w:rPr>
        <w:t>factors</w:t>
      </w:r>
      <w:r w:rsidR="007B7964" w:rsidRPr="007F576F">
        <w:rPr>
          <w:rFonts w:asciiTheme="minorHAnsi" w:hAnsiTheme="minorHAnsi" w:cstheme="minorHAnsi"/>
          <w:sz w:val="22"/>
          <w:szCs w:val="22"/>
        </w:rPr>
        <w:t>,</w:t>
      </w:r>
      <w:r w:rsidR="008B7C17" w:rsidRPr="007F576F">
        <w:rPr>
          <w:rFonts w:asciiTheme="minorHAnsi" w:hAnsiTheme="minorHAnsi" w:cstheme="minorHAnsi"/>
          <w:sz w:val="22"/>
          <w:szCs w:val="22"/>
        </w:rPr>
        <w:t xml:space="preserve"> including the </w:t>
      </w:r>
      <w:r w:rsidR="007B7964" w:rsidRPr="007F576F">
        <w:rPr>
          <w:rFonts w:asciiTheme="minorHAnsi" w:hAnsiTheme="minorHAnsi" w:cstheme="minorHAnsi"/>
          <w:sz w:val="22"/>
          <w:szCs w:val="22"/>
        </w:rPr>
        <w:t xml:space="preserve">work environment assessed using the </w:t>
      </w:r>
      <w:r w:rsidR="008B7C17" w:rsidRPr="007F576F">
        <w:rPr>
          <w:rFonts w:asciiTheme="minorHAnsi" w:hAnsiTheme="minorHAnsi" w:cstheme="minorHAnsi"/>
          <w:sz w:val="22"/>
          <w:szCs w:val="22"/>
        </w:rPr>
        <w:t>JCQ</w:t>
      </w:r>
      <w:r w:rsidRPr="007F576F">
        <w:rPr>
          <w:rFonts w:asciiTheme="minorHAnsi" w:hAnsiTheme="minorHAnsi" w:cstheme="minorHAnsi"/>
          <w:sz w:val="22"/>
          <w:szCs w:val="22"/>
        </w:rPr>
        <w:t xml:space="preserve">. </w:t>
      </w:r>
      <w:r w:rsidR="00E83FA9" w:rsidRPr="007F576F">
        <w:rPr>
          <w:rFonts w:asciiTheme="minorHAnsi" w:hAnsiTheme="minorHAnsi" w:cstheme="minorHAnsi"/>
          <w:sz w:val="22"/>
          <w:szCs w:val="22"/>
        </w:rPr>
        <w:t>Our</w:t>
      </w:r>
      <w:r w:rsidRPr="007F576F">
        <w:rPr>
          <w:rFonts w:asciiTheme="minorHAnsi" w:hAnsiTheme="minorHAnsi" w:cstheme="minorHAnsi"/>
          <w:sz w:val="22"/>
          <w:szCs w:val="22"/>
        </w:rPr>
        <w:t xml:space="preserve"> secondary objectives were:</w:t>
      </w:r>
    </w:p>
    <w:p w14:paraId="33F9D625" w14:textId="2CB1AECC" w:rsidR="00881A9F" w:rsidRPr="007F576F" w:rsidRDefault="00881A9F" w:rsidP="00881A9F">
      <w:pPr>
        <w:jc w:val="both"/>
        <w:rPr>
          <w:rFonts w:asciiTheme="minorHAnsi" w:hAnsiTheme="minorHAnsi" w:cstheme="minorHAnsi"/>
          <w:sz w:val="22"/>
          <w:szCs w:val="22"/>
        </w:rPr>
      </w:pPr>
      <w:r w:rsidRPr="007F576F">
        <w:rPr>
          <w:rFonts w:asciiTheme="minorHAnsi" w:hAnsiTheme="minorHAnsi" w:cstheme="minorHAnsi"/>
          <w:sz w:val="22"/>
          <w:szCs w:val="22"/>
        </w:rPr>
        <w:t xml:space="preserve">- to explore the associations </w:t>
      </w:r>
      <w:r w:rsidR="00E83FA9" w:rsidRPr="007F576F">
        <w:rPr>
          <w:rFonts w:asciiTheme="minorHAnsi" w:hAnsiTheme="minorHAnsi" w:cstheme="minorHAnsi"/>
          <w:sz w:val="22"/>
          <w:szCs w:val="22"/>
        </w:rPr>
        <w:t>of</w:t>
      </w:r>
      <w:r w:rsidRPr="007F576F">
        <w:rPr>
          <w:rFonts w:asciiTheme="minorHAnsi" w:hAnsiTheme="minorHAnsi" w:cstheme="minorHAnsi"/>
          <w:sz w:val="22"/>
          <w:szCs w:val="22"/>
        </w:rPr>
        <w:t xml:space="preserve"> sleep dimensions </w:t>
      </w:r>
      <w:r w:rsidR="00E83FA9" w:rsidRPr="007F576F">
        <w:rPr>
          <w:rFonts w:asciiTheme="minorHAnsi" w:hAnsiTheme="minorHAnsi" w:cstheme="minorHAnsi"/>
          <w:sz w:val="22"/>
          <w:szCs w:val="22"/>
        </w:rPr>
        <w:t>with</w:t>
      </w:r>
      <w:r w:rsidRPr="007F576F">
        <w:rPr>
          <w:rFonts w:asciiTheme="minorHAnsi" w:hAnsiTheme="minorHAnsi" w:cstheme="minorHAnsi"/>
          <w:sz w:val="22"/>
          <w:szCs w:val="22"/>
        </w:rPr>
        <w:t xml:space="preserve"> individual and professional factors, to improve the understanding of the mechanisms linking poor sleep with these factors. </w:t>
      </w:r>
    </w:p>
    <w:p w14:paraId="0BA80577" w14:textId="671FC764" w:rsidR="00F86A2B" w:rsidRPr="007F576F" w:rsidRDefault="00CA61EF" w:rsidP="007B7D17">
      <w:pPr>
        <w:jc w:val="both"/>
        <w:rPr>
          <w:rFonts w:asciiTheme="minorHAnsi" w:hAnsiTheme="minorHAnsi" w:cstheme="minorHAnsi"/>
          <w:b/>
          <w:bCs/>
          <w:kern w:val="32"/>
          <w:sz w:val="22"/>
          <w:szCs w:val="22"/>
        </w:rPr>
      </w:pPr>
      <w:r w:rsidRPr="007F576F">
        <w:rPr>
          <w:rFonts w:asciiTheme="minorHAnsi" w:hAnsiTheme="minorHAnsi" w:cstheme="minorHAnsi"/>
          <w:sz w:val="22"/>
          <w:szCs w:val="22"/>
        </w:rPr>
        <w:t xml:space="preserve">- to explore these associations in </w:t>
      </w:r>
      <w:r w:rsidR="00E83FA9" w:rsidRPr="007F576F">
        <w:rPr>
          <w:rFonts w:asciiTheme="minorHAnsi" w:hAnsiTheme="minorHAnsi" w:cstheme="minorHAnsi"/>
          <w:sz w:val="22"/>
          <w:szCs w:val="22"/>
        </w:rPr>
        <w:t xml:space="preserve">the </w:t>
      </w:r>
      <w:r w:rsidRPr="007F576F">
        <w:rPr>
          <w:rFonts w:asciiTheme="minorHAnsi" w:hAnsiTheme="minorHAnsi" w:cstheme="minorHAnsi"/>
          <w:sz w:val="22"/>
          <w:szCs w:val="22"/>
        </w:rPr>
        <w:t xml:space="preserve">different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w:t>
      </w:r>
      <w:r w:rsidR="00E83FA9" w:rsidRPr="007F576F">
        <w:rPr>
          <w:rFonts w:asciiTheme="minorHAnsi" w:hAnsiTheme="minorHAnsi" w:cstheme="minorHAnsi"/>
          <w:sz w:val="22"/>
          <w:szCs w:val="22"/>
        </w:rPr>
        <w:t>professions</w:t>
      </w:r>
      <w:r w:rsidRPr="007F576F">
        <w:rPr>
          <w:rFonts w:asciiTheme="minorHAnsi" w:hAnsiTheme="minorHAnsi" w:cstheme="minorHAnsi"/>
          <w:sz w:val="22"/>
          <w:szCs w:val="22"/>
        </w:rPr>
        <w:t xml:space="preserve">, to </w:t>
      </w:r>
      <w:r w:rsidR="00E83FA9" w:rsidRPr="007F576F">
        <w:rPr>
          <w:rFonts w:asciiTheme="minorHAnsi" w:hAnsiTheme="minorHAnsi" w:cstheme="minorHAnsi"/>
          <w:sz w:val="22"/>
          <w:szCs w:val="22"/>
        </w:rPr>
        <w:t xml:space="preserve">aid the development of </w:t>
      </w:r>
      <w:r w:rsidRPr="007F576F">
        <w:rPr>
          <w:rFonts w:asciiTheme="minorHAnsi" w:hAnsiTheme="minorHAnsi" w:cstheme="minorHAnsi"/>
          <w:sz w:val="22"/>
          <w:szCs w:val="22"/>
        </w:rPr>
        <w:t xml:space="preserve">organizational </w:t>
      </w:r>
      <w:r w:rsidR="00E83FA9" w:rsidRPr="007F576F">
        <w:rPr>
          <w:rFonts w:asciiTheme="minorHAnsi" w:hAnsiTheme="minorHAnsi" w:cstheme="minorHAnsi"/>
          <w:sz w:val="22"/>
          <w:szCs w:val="22"/>
        </w:rPr>
        <w:t>interventions</w:t>
      </w:r>
      <w:r w:rsidRPr="007F576F">
        <w:rPr>
          <w:rFonts w:asciiTheme="minorHAnsi" w:hAnsiTheme="minorHAnsi" w:cstheme="minorHAnsi"/>
          <w:sz w:val="22"/>
          <w:szCs w:val="22"/>
        </w:rPr>
        <w:t xml:space="preserve">. </w:t>
      </w:r>
      <w:r w:rsidR="00F86A2B" w:rsidRPr="007F576F">
        <w:rPr>
          <w:rFonts w:asciiTheme="minorHAnsi" w:hAnsiTheme="minorHAnsi" w:cstheme="minorHAnsi"/>
          <w:sz w:val="22"/>
          <w:szCs w:val="22"/>
        </w:rPr>
        <w:br w:type="page"/>
      </w:r>
    </w:p>
    <w:p w14:paraId="1FBC92F0" w14:textId="66E22C8A" w:rsidR="00B95CDD" w:rsidRPr="007F576F" w:rsidRDefault="00B95CDD">
      <w:pPr>
        <w:pStyle w:val="Titre1"/>
        <w:rPr>
          <w:rFonts w:asciiTheme="minorHAnsi" w:hAnsiTheme="minorHAnsi" w:cstheme="minorHAnsi"/>
          <w:color w:val="FF0000"/>
          <w:sz w:val="22"/>
          <w:szCs w:val="22"/>
        </w:rPr>
      </w:pPr>
      <w:r w:rsidRPr="007F576F">
        <w:rPr>
          <w:rFonts w:asciiTheme="minorHAnsi" w:hAnsiTheme="minorHAnsi" w:cstheme="minorHAnsi"/>
          <w:sz w:val="22"/>
          <w:szCs w:val="22"/>
        </w:rPr>
        <w:lastRenderedPageBreak/>
        <w:t>Methods</w:t>
      </w:r>
    </w:p>
    <w:p w14:paraId="205DB6EA" w14:textId="17B79B97" w:rsidR="00B95CDD" w:rsidRPr="007F576F" w:rsidRDefault="00B95CDD" w:rsidP="00B95CDD">
      <w:pPr>
        <w:rPr>
          <w:rFonts w:asciiTheme="minorHAnsi" w:hAnsiTheme="minorHAnsi" w:cstheme="minorHAnsi"/>
          <w:i/>
          <w:sz w:val="22"/>
          <w:szCs w:val="22"/>
        </w:rPr>
      </w:pPr>
    </w:p>
    <w:p w14:paraId="6D850BA7" w14:textId="1FF6B6FE" w:rsidR="00E0467F" w:rsidRPr="007F576F" w:rsidRDefault="009C5D51" w:rsidP="009C5D51">
      <w:pPr>
        <w:rPr>
          <w:rFonts w:asciiTheme="minorHAnsi" w:hAnsiTheme="minorHAnsi" w:cstheme="minorHAnsi"/>
          <w:bCs/>
          <w:i/>
          <w:iCs/>
          <w:sz w:val="22"/>
          <w:szCs w:val="22"/>
        </w:rPr>
      </w:pPr>
      <w:r w:rsidRPr="007F576F">
        <w:rPr>
          <w:rFonts w:asciiTheme="minorHAnsi" w:hAnsiTheme="minorHAnsi" w:cstheme="minorHAnsi"/>
          <w:bCs/>
          <w:i/>
          <w:iCs/>
          <w:sz w:val="22"/>
          <w:szCs w:val="22"/>
        </w:rPr>
        <w:t xml:space="preserve">Study </w:t>
      </w:r>
      <w:r w:rsidR="00541D8E" w:rsidRPr="007F576F">
        <w:rPr>
          <w:rFonts w:asciiTheme="minorHAnsi" w:hAnsiTheme="minorHAnsi" w:cstheme="minorHAnsi"/>
          <w:bCs/>
          <w:i/>
          <w:iCs/>
          <w:sz w:val="22"/>
          <w:szCs w:val="22"/>
        </w:rPr>
        <w:t>desig</w:t>
      </w:r>
      <w:r w:rsidR="00BD79F4" w:rsidRPr="007F576F">
        <w:rPr>
          <w:rFonts w:asciiTheme="minorHAnsi" w:hAnsiTheme="minorHAnsi" w:cstheme="minorHAnsi"/>
          <w:bCs/>
          <w:i/>
          <w:iCs/>
          <w:sz w:val="22"/>
          <w:szCs w:val="22"/>
        </w:rPr>
        <w:t>n</w:t>
      </w:r>
    </w:p>
    <w:p w14:paraId="68ED37EA" w14:textId="77777777" w:rsidR="000A27E7" w:rsidRPr="007F576F" w:rsidRDefault="000A27E7" w:rsidP="009C5D51">
      <w:pPr>
        <w:rPr>
          <w:rFonts w:asciiTheme="minorHAnsi" w:hAnsiTheme="minorHAnsi" w:cstheme="minorHAnsi"/>
          <w:bCs/>
          <w:i/>
          <w:iCs/>
          <w:sz w:val="22"/>
          <w:szCs w:val="22"/>
        </w:rPr>
      </w:pPr>
    </w:p>
    <w:p w14:paraId="49581F8F" w14:textId="66D5887F" w:rsidR="00BD79F4" w:rsidRPr="007F576F" w:rsidRDefault="009C5D51" w:rsidP="005D0B77">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The AMADEUS </w:t>
      </w:r>
      <w:r w:rsidR="00541D8E" w:rsidRPr="007F576F">
        <w:rPr>
          <w:rFonts w:asciiTheme="minorHAnsi" w:hAnsiTheme="minorHAnsi" w:cstheme="minorHAnsi"/>
          <w:bCs/>
          <w:sz w:val="22"/>
          <w:szCs w:val="22"/>
        </w:rPr>
        <w:t xml:space="preserve">cross-sectional </w:t>
      </w:r>
      <w:r w:rsidRPr="007F576F">
        <w:rPr>
          <w:rFonts w:asciiTheme="minorHAnsi" w:hAnsiTheme="minorHAnsi" w:cstheme="minorHAnsi"/>
          <w:bCs/>
          <w:sz w:val="22"/>
          <w:szCs w:val="22"/>
        </w:rPr>
        <w:t xml:space="preserve">study </w:t>
      </w:r>
      <w:r w:rsidR="00541D8E" w:rsidRPr="007F576F">
        <w:rPr>
          <w:rFonts w:asciiTheme="minorHAnsi" w:hAnsiTheme="minorHAnsi" w:cstheme="minorHAnsi"/>
          <w:bCs/>
          <w:sz w:val="22"/>
          <w:szCs w:val="22"/>
        </w:rPr>
        <w:t xml:space="preserve">was </w:t>
      </w:r>
      <w:r w:rsidR="00E83FA9" w:rsidRPr="007F576F">
        <w:rPr>
          <w:rFonts w:asciiTheme="minorHAnsi" w:hAnsiTheme="minorHAnsi" w:cstheme="minorHAnsi"/>
          <w:bCs/>
          <w:sz w:val="22"/>
          <w:szCs w:val="22"/>
        </w:rPr>
        <w:t>performed</w:t>
      </w:r>
      <w:r w:rsidR="00541D8E" w:rsidRPr="007F576F">
        <w:rPr>
          <w:rFonts w:asciiTheme="minorHAnsi" w:hAnsiTheme="minorHAnsi" w:cstheme="minorHAnsi"/>
          <w:bCs/>
          <w:sz w:val="22"/>
          <w:szCs w:val="22"/>
        </w:rPr>
        <w:t xml:space="preserve"> between May 2</w:t>
      </w:r>
      <w:r w:rsidR="00E83FA9" w:rsidRPr="007F576F">
        <w:rPr>
          <w:rFonts w:asciiTheme="minorHAnsi" w:hAnsiTheme="minorHAnsi" w:cstheme="minorHAnsi"/>
          <w:bCs/>
          <w:sz w:val="22"/>
          <w:szCs w:val="22"/>
        </w:rPr>
        <w:t>, 2021</w:t>
      </w:r>
      <w:r w:rsidR="00040412" w:rsidRPr="007F576F">
        <w:rPr>
          <w:rFonts w:asciiTheme="minorHAnsi" w:hAnsiTheme="minorHAnsi" w:cstheme="minorHAnsi"/>
          <w:bCs/>
          <w:sz w:val="22"/>
          <w:szCs w:val="22"/>
        </w:rPr>
        <w:t xml:space="preserve"> </w:t>
      </w:r>
      <w:r w:rsidR="00541D8E" w:rsidRPr="007F576F">
        <w:rPr>
          <w:rFonts w:asciiTheme="minorHAnsi" w:hAnsiTheme="minorHAnsi" w:cstheme="minorHAnsi"/>
          <w:bCs/>
          <w:sz w:val="22"/>
          <w:szCs w:val="22"/>
        </w:rPr>
        <w:t xml:space="preserve">and </w:t>
      </w:r>
      <w:r w:rsidR="00E83FA9" w:rsidRPr="007F576F">
        <w:rPr>
          <w:rFonts w:asciiTheme="minorHAnsi" w:hAnsiTheme="minorHAnsi" w:cstheme="minorHAnsi"/>
          <w:bCs/>
          <w:sz w:val="22"/>
          <w:szCs w:val="22"/>
        </w:rPr>
        <w:t xml:space="preserve">June 30, </w:t>
      </w:r>
      <w:r w:rsidR="00541D8E" w:rsidRPr="007F576F">
        <w:rPr>
          <w:rFonts w:asciiTheme="minorHAnsi" w:hAnsiTheme="minorHAnsi" w:cstheme="minorHAnsi"/>
          <w:bCs/>
          <w:sz w:val="22"/>
          <w:szCs w:val="22"/>
        </w:rPr>
        <w:t xml:space="preserve">2021 </w:t>
      </w:r>
      <w:r w:rsidR="00747D48" w:rsidRPr="007F576F">
        <w:rPr>
          <w:rFonts w:asciiTheme="minorHAnsi" w:hAnsiTheme="minorHAnsi" w:cstheme="minorHAnsi"/>
          <w:bCs/>
          <w:sz w:val="22"/>
          <w:szCs w:val="22"/>
        </w:rPr>
        <w:t>(</w:t>
      </w:r>
      <w:r w:rsidR="00E83FA9" w:rsidRPr="007F576F">
        <w:rPr>
          <w:rFonts w:asciiTheme="minorHAnsi" w:hAnsiTheme="minorHAnsi" w:cstheme="minorHAnsi"/>
          <w:bCs/>
          <w:sz w:val="22"/>
          <w:szCs w:val="22"/>
        </w:rPr>
        <w:t xml:space="preserve">i.e., </w:t>
      </w:r>
      <w:r w:rsidR="00747D48" w:rsidRPr="007F576F">
        <w:rPr>
          <w:rFonts w:asciiTheme="minorHAnsi" w:hAnsiTheme="minorHAnsi" w:cstheme="minorHAnsi"/>
          <w:bCs/>
          <w:sz w:val="22"/>
          <w:szCs w:val="22"/>
        </w:rPr>
        <w:t>during the third wave of C</w:t>
      </w:r>
      <w:r w:rsidR="00E83FA9" w:rsidRPr="007F576F">
        <w:rPr>
          <w:rFonts w:asciiTheme="minorHAnsi" w:hAnsiTheme="minorHAnsi" w:cstheme="minorHAnsi"/>
          <w:bCs/>
          <w:sz w:val="22"/>
          <w:szCs w:val="22"/>
        </w:rPr>
        <w:t>OVID</w:t>
      </w:r>
      <w:r w:rsidR="00747D48" w:rsidRPr="007F576F">
        <w:rPr>
          <w:rFonts w:asciiTheme="minorHAnsi" w:hAnsiTheme="minorHAnsi" w:cstheme="minorHAnsi"/>
          <w:bCs/>
          <w:sz w:val="22"/>
          <w:szCs w:val="22"/>
        </w:rPr>
        <w:t xml:space="preserve">-19, </w:t>
      </w:r>
      <w:r w:rsidR="00E83FA9" w:rsidRPr="007F576F">
        <w:rPr>
          <w:rFonts w:asciiTheme="minorHAnsi" w:hAnsiTheme="minorHAnsi" w:cstheme="minorHAnsi"/>
          <w:bCs/>
          <w:sz w:val="22"/>
          <w:szCs w:val="22"/>
        </w:rPr>
        <w:t xml:space="preserve">when no </w:t>
      </w:r>
      <w:r w:rsidR="00747D48" w:rsidRPr="007F576F">
        <w:rPr>
          <w:rFonts w:asciiTheme="minorHAnsi" w:hAnsiTheme="minorHAnsi" w:cstheme="minorHAnsi"/>
          <w:bCs/>
          <w:sz w:val="22"/>
          <w:szCs w:val="22"/>
        </w:rPr>
        <w:t xml:space="preserve">lockdown </w:t>
      </w:r>
      <w:r w:rsidR="00E83FA9" w:rsidRPr="007F576F">
        <w:rPr>
          <w:rFonts w:asciiTheme="minorHAnsi" w:hAnsiTheme="minorHAnsi" w:cstheme="minorHAnsi"/>
          <w:bCs/>
          <w:sz w:val="22"/>
          <w:szCs w:val="22"/>
        </w:rPr>
        <w:t>was implemented but the country was under curfew</w:t>
      </w:r>
      <w:r w:rsidR="00747D48"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in French public and private healthcare facilities</w:t>
      </w:r>
      <w:r w:rsidR="00E83FA9" w:rsidRPr="007F576F">
        <w:rPr>
          <w:rFonts w:asciiTheme="minorHAnsi" w:hAnsiTheme="minorHAnsi" w:cstheme="minorHAnsi"/>
          <w:bCs/>
          <w:sz w:val="22"/>
          <w:szCs w:val="22"/>
        </w:rPr>
        <w:t xml:space="preserve"> at a national level.</w:t>
      </w:r>
      <w:r w:rsidRPr="007F576F">
        <w:rPr>
          <w:rFonts w:asciiTheme="minorHAnsi" w:hAnsiTheme="minorHAnsi" w:cstheme="minorHAnsi"/>
          <w:bCs/>
          <w:sz w:val="22"/>
          <w:szCs w:val="22"/>
        </w:rPr>
        <w:t xml:space="preserve"> This </w:t>
      </w:r>
      <w:r w:rsidR="00097715" w:rsidRPr="007F576F">
        <w:rPr>
          <w:rFonts w:asciiTheme="minorHAnsi" w:hAnsiTheme="minorHAnsi" w:cstheme="minorHAnsi"/>
          <w:bCs/>
          <w:sz w:val="22"/>
          <w:szCs w:val="22"/>
        </w:rPr>
        <w:t xml:space="preserve">online </w:t>
      </w:r>
      <w:r w:rsidRPr="007F576F">
        <w:rPr>
          <w:rFonts w:asciiTheme="minorHAnsi" w:hAnsiTheme="minorHAnsi" w:cstheme="minorHAnsi"/>
          <w:bCs/>
          <w:sz w:val="22"/>
          <w:szCs w:val="22"/>
        </w:rPr>
        <w:t xml:space="preserve">survey was supported by professional </w:t>
      </w:r>
      <w:r w:rsidR="00156008" w:rsidRPr="007F576F">
        <w:rPr>
          <w:rFonts w:asciiTheme="minorHAnsi" w:hAnsiTheme="minorHAnsi" w:cstheme="minorHAnsi"/>
          <w:bCs/>
          <w:sz w:val="22"/>
          <w:szCs w:val="22"/>
        </w:rPr>
        <w:t>healthcare workers</w:t>
      </w:r>
      <w:r w:rsidRPr="007F576F">
        <w:rPr>
          <w:rFonts w:asciiTheme="minorHAnsi" w:hAnsiTheme="minorHAnsi" w:cstheme="minorHAnsi"/>
          <w:bCs/>
          <w:sz w:val="22"/>
          <w:szCs w:val="22"/>
        </w:rPr>
        <w:t xml:space="preserve"> associations and</w:t>
      </w:r>
      <w:r w:rsidR="00E83FA9" w:rsidRPr="007F576F">
        <w:rPr>
          <w:rFonts w:asciiTheme="minorHAnsi" w:hAnsiTheme="minorHAnsi" w:cstheme="minorHAnsi"/>
          <w:bCs/>
          <w:sz w:val="22"/>
          <w:szCs w:val="22"/>
        </w:rPr>
        <w:t xml:space="preserve"> approved by the participating h</w:t>
      </w:r>
      <w:r w:rsidRPr="007F576F">
        <w:rPr>
          <w:rFonts w:asciiTheme="minorHAnsi" w:hAnsiTheme="minorHAnsi" w:cstheme="minorHAnsi"/>
          <w:bCs/>
          <w:sz w:val="22"/>
          <w:szCs w:val="22"/>
        </w:rPr>
        <w:t xml:space="preserve">ealthcare </w:t>
      </w:r>
      <w:proofErr w:type="spellStart"/>
      <w:r w:rsidR="00E83FA9" w:rsidRPr="007F576F">
        <w:rPr>
          <w:rFonts w:asciiTheme="minorHAnsi" w:hAnsiTheme="minorHAnsi" w:cstheme="minorHAnsi"/>
          <w:bCs/>
          <w:sz w:val="22"/>
          <w:szCs w:val="22"/>
        </w:rPr>
        <w:t>centers</w:t>
      </w:r>
      <w:proofErr w:type="spellEnd"/>
      <w:r w:rsidRPr="007F576F">
        <w:rPr>
          <w:rFonts w:asciiTheme="minorHAnsi" w:hAnsiTheme="minorHAnsi" w:cstheme="minorHAnsi"/>
          <w:bCs/>
          <w:sz w:val="22"/>
          <w:szCs w:val="22"/>
        </w:rPr>
        <w:t xml:space="preserve">. The detailed protocol has </w:t>
      </w:r>
      <w:r w:rsidR="00E83FA9" w:rsidRPr="007F576F">
        <w:rPr>
          <w:rFonts w:asciiTheme="minorHAnsi" w:hAnsiTheme="minorHAnsi" w:cstheme="minorHAnsi"/>
          <w:bCs/>
          <w:sz w:val="22"/>
          <w:szCs w:val="22"/>
        </w:rPr>
        <w:t xml:space="preserve">previously </w:t>
      </w:r>
      <w:r w:rsidRPr="007F576F">
        <w:rPr>
          <w:rFonts w:asciiTheme="minorHAnsi" w:hAnsiTheme="minorHAnsi" w:cstheme="minorHAnsi"/>
          <w:bCs/>
          <w:sz w:val="22"/>
          <w:szCs w:val="22"/>
        </w:rPr>
        <w:t>been published</w:t>
      </w:r>
      <w:r w:rsidR="00040412" w:rsidRPr="007F576F">
        <w:rPr>
          <w:rFonts w:asciiTheme="minorHAnsi" w:hAnsiTheme="minorHAnsi" w:cstheme="minorHAnsi"/>
          <w:bCs/>
          <w:sz w:val="22"/>
          <w:szCs w:val="22"/>
        </w:rPr>
        <w:t xml:space="preserve"> </w:t>
      </w:r>
      <w:r w:rsidR="00040412" w:rsidRPr="007F576F">
        <w:rPr>
          <w:rFonts w:asciiTheme="minorHAnsi" w:hAnsiTheme="minorHAnsi" w:cstheme="minorHAnsi"/>
          <w:bCs/>
          <w:sz w:val="22"/>
          <w:szCs w:val="22"/>
        </w:rPr>
        <w:fldChar w:fldCharType="begin"/>
      </w:r>
      <w:r w:rsidR="007B0A5B">
        <w:rPr>
          <w:rFonts w:asciiTheme="minorHAnsi" w:hAnsiTheme="minorHAnsi" w:cstheme="minorHAnsi"/>
          <w:bCs/>
          <w:sz w:val="22"/>
          <w:szCs w:val="22"/>
        </w:rPr>
        <w:instrText xml:space="preserve"> ADDIN ZOTERO_ITEM CSL_CITATION {"citationID":"8Ed69vVl","properties":{"formattedCitation":"(Lucas, S. Colson, et al., 2022)","plainCitation":"(Lucas, S. Colson, et al., 2022)","noteIndex":0},"citationItems":[{"id":3927,"uris":["http://zotero.org/users/5596036/items/GZ7NRB83"],"itemData":{"id":3927,"type":"article-journal","abstract":"CONTEXT: Burnout is an international phenomenon defined as a state of professional exhaustion. It can lead to depression and have major economic and organizational impacts. Previous studies of healthcare professionals in France have focused on physicians, but none to date have explored other healthcare professions.\nOBJECTIVES: The main objective of our study is to determine the prevalence of burnout among healthcare workers. The secondary objectives are to explore the associations of burnout with professional and psycho-social factors and the risk of depression, professional harassment, sexual harassment, sexual-orientation based discrimination, consumption of antidepressants, anxiolytics and also the lifestyle of the individual: smoking, alcohol consumption, coffee consumption, physical activity and sleep quality.\nMATERIALS AND METHODS: The survey will take the form of a voluntary and anonymous online questionnaire carried out on the FramaForm1® platform and will be disseminated via social networks, professional networks and mailings.\nSTUDY POPULATION: Senior doctors, interns, directors of care, nurses, head nurses and senior head nurses, physiotherapists and occupational therapists, dieticians, radiology technicians, laboratory technicians, psychologists, nurses' aides, auxiliary nurses and midwives will be included.\nCOLLECTED DATA: Burnout will be measured with the Maslach Inventory burnout (MBI) questionnaire, work environment with the Karasek questionnaire and anxiety, depression risk with the Center for Epidemiologic Studies- Depression (CES-D), physical activity with the Global Physical Activity Questionnaire (GPAQ) and sleep quality with the Pittsburgh Sleep Quality Index (PSQI).\nETHICS: This protocol has been accepted by the ethical committee (IRB n°C08/21.01.06.93911, CNIL).\nEXPECTED RESULTS: Based on international studies, we expect a high rate of burnout with disparities according to profession, socio-demographic data, seniority and type of service. We also expect a significant rate of untreated depression. This study will provide evidence for policy makers to implement collective strategies to reduce burnout and depression in the different populations studied.","container-title":"L'Encephale","DOI":"10.1016/j.encep.2021.06.001","ISSN":"0013-7006","issue":"3","journalAbbreviation":"Encephale","language":"eng","note":"PMID: 34666893","page":"247-253","source":"PubMed","title":"Risk factors for burnout and depression in healthcare workers: The national AMADEUS study protocol","title-short":"Risk factors for burnout and depression in healthcare workers","volume":"48","author":[{"family":"Lucas","given":"Guillaume"},{"family":"Colson","given":"S."},{"family":"Boyer","given":"L."},{"family":"Inthavong","given":"K."},{"family":"Haller","given":"P. H."},{"family":"Lancon","given":"C."},{"family":"Auquier","given":"P."},{"family":"Gentile","given":"S."},{"family":"Fond","given":"G."}],"issued":{"date-parts":[["2022",6]]}}}],"schema":"https://github.com/citation-style-language/schema/raw/master/csl-citation.json"} </w:instrText>
      </w:r>
      <w:r w:rsidR="00040412" w:rsidRPr="007F576F">
        <w:rPr>
          <w:rFonts w:asciiTheme="minorHAnsi" w:hAnsiTheme="minorHAnsi" w:cstheme="minorHAnsi"/>
          <w:bCs/>
          <w:sz w:val="22"/>
          <w:szCs w:val="22"/>
        </w:rPr>
        <w:fldChar w:fldCharType="separate"/>
      </w:r>
      <w:r w:rsidR="007B0A5B">
        <w:rPr>
          <w:rFonts w:asciiTheme="minorHAnsi" w:hAnsiTheme="minorHAnsi" w:cstheme="minorHAnsi"/>
          <w:bCs/>
          <w:noProof/>
          <w:sz w:val="22"/>
          <w:szCs w:val="22"/>
        </w:rPr>
        <w:t>(Lucas, S. Colson, et al., 2022)</w:t>
      </w:r>
      <w:r w:rsidR="00040412" w:rsidRPr="007F576F">
        <w:rPr>
          <w:rFonts w:asciiTheme="minorHAnsi" w:hAnsiTheme="minorHAnsi" w:cstheme="minorHAnsi"/>
          <w:bCs/>
          <w:sz w:val="22"/>
          <w:szCs w:val="22"/>
        </w:rPr>
        <w:fldChar w:fldCharType="end"/>
      </w:r>
      <w:r w:rsidR="00040412" w:rsidRPr="007F576F">
        <w:rPr>
          <w:rFonts w:asciiTheme="minorHAnsi" w:hAnsiTheme="minorHAnsi" w:cstheme="minorHAnsi"/>
          <w:bCs/>
          <w:sz w:val="22"/>
          <w:szCs w:val="22"/>
        </w:rPr>
        <w:t>.</w:t>
      </w:r>
      <w:r w:rsidR="00EA68E7" w:rsidRPr="007F576F">
        <w:rPr>
          <w:rFonts w:asciiTheme="minorHAnsi" w:hAnsiTheme="minorHAnsi" w:cstheme="minorHAnsi"/>
          <w:bCs/>
          <w:sz w:val="22"/>
          <w:szCs w:val="22"/>
        </w:rPr>
        <w:t xml:space="preserve"> Social networks were</w:t>
      </w:r>
      <w:r w:rsidR="00BD79F4" w:rsidRPr="007F576F">
        <w:rPr>
          <w:rFonts w:asciiTheme="minorHAnsi" w:hAnsiTheme="minorHAnsi" w:cstheme="minorHAnsi"/>
          <w:bCs/>
          <w:sz w:val="22"/>
          <w:szCs w:val="22"/>
        </w:rPr>
        <w:t xml:space="preserve"> </w:t>
      </w:r>
      <w:r w:rsidR="00EA68E7" w:rsidRPr="007F576F">
        <w:rPr>
          <w:rFonts w:asciiTheme="minorHAnsi" w:hAnsiTheme="minorHAnsi" w:cstheme="minorHAnsi"/>
          <w:bCs/>
          <w:sz w:val="22"/>
          <w:szCs w:val="22"/>
        </w:rPr>
        <w:t xml:space="preserve">used to recruit </w:t>
      </w:r>
      <w:r w:rsidRPr="007F576F">
        <w:rPr>
          <w:rFonts w:asciiTheme="minorHAnsi" w:hAnsiTheme="minorHAnsi" w:cstheme="minorHAnsi"/>
          <w:bCs/>
          <w:sz w:val="22"/>
          <w:szCs w:val="22"/>
        </w:rPr>
        <w:t>participants</w:t>
      </w:r>
      <w:r w:rsidR="00CA61EF" w:rsidRPr="007F576F">
        <w:rPr>
          <w:rFonts w:asciiTheme="minorHAnsi" w:hAnsiTheme="minorHAnsi" w:cstheme="minorHAnsi"/>
          <w:bCs/>
          <w:sz w:val="22"/>
          <w:szCs w:val="22"/>
        </w:rPr>
        <w:t xml:space="preserve"> and limit selection bias, </w:t>
      </w:r>
      <w:r w:rsidR="006F54F5" w:rsidRPr="007F576F">
        <w:rPr>
          <w:rFonts w:asciiTheme="minorHAnsi" w:hAnsiTheme="minorHAnsi" w:cstheme="minorHAnsi"/>
          <w:bCs/>
          <w:sz w:val="22"/>
          <w:szCs w:val="22"/>
        </w:rPr>
        <w:t>particularly for unemployed</w:t>
      </w:r>
      <w:r w:rsidR="00CA61EF" w:rsidRPr="007F576F">
        <w:rPr>
          <w:rFonts w:asciiTheme="minorHAnsi" w:hAnsiTheme="minorHAnsi" w:cstheme="minorHAnsi"/>
          <w:bCs/>
          <w:sz w:val="22"/>
          <w:szCs w:val="22"/>
        </w:rPr>
        <w:t xml:space="preserve"> </w:t>
      </w:r>
      <w:r w:rsidR="00156008" w:rsidRPr="007F576F">
        <w:rPr>
          <w:rFonts w:asciiTheme="minorHAnsi" w:hAnsiTheme="minorHAnsi" w:cstheme="minorHAnsi"/>
          <w:bCs/>
          <w:sz w:val="22"/>
          <w:szCs w:val="22"/>
        </w:rPr>
        <w:t>healthcare workers</w:t>
      </w:r>
      <w:r w:rsidR="006F54F5" w:rsidRPr="007F576F">
        <w:rPr>
          <w:rFonts w:asciiTheme="minorHAnsi" w:hAnsiTheme="minorHAnsi" w:cstheme="minorHAnsi"/>
          <w:bCs/>
          <w:sz w:val="22"/>
          <w:szCs w:val="22"/>
        </w:rPr>
        <w:t>.</w:t>
      </w:r>
      <w:r w:rsidR="00CA61EF" w:rsidRPr="007F576F">
        <w:rPr>
          <w:rFonts w:asciiTheme="minorHAnsi" w:hAnsiTheme="minorHAnsi" w:cstheme="minorHAnsi"/>
          <w:bCs/>
          <w:sz w:val="22"/>
          <w:szCs w:val="22"/>
        </w:rPr>
        <w:t xml:space="preserve"> </w:t>
      </w:r>
      <w:r w:rsidR="00C0281C" w:rsidRPr="007F576F">
        <w:rPr>
          <w:rFonts w:asciiTheme="minorHAnsi" w:hAnsiTheme="minorHAnsi" w:cstheme="minorHAnsi"/>
          <w:bCs/>
          <w:sz w:val="22"/>
          <w:szCs w:val="22"/>
        </w:rPr>
        <w:t xml:space="preserve">To increase participation rates, </w:t>
      </w:r>
      <w:r w:rsidR="006F54F5" w:rsidRPr="007F576F">
        <w:rPr>
          <w:rFonts w:asciiTheme="minorHAnsi" w:hAnsiTheme="minorHAnsi" w:cstheme="minorHAnsi"/>
          <w:bCs/>
          <w:sz w:val="22"/>
          <w:szCs w:val="22"/>
        </w:rPr>
        <w:t>the</w:t>
      </w:r>
      <w:r w:rsidRPr="007F576F">
        <w:rPr>
          <w:rFonts w:asciiTheme="minorHAnsi" w:hAnsiTheme="minorHAnsi" w:cstheme="minorHAnsi"/>
          <w:bCs/>
          <w:sz w:val="22"/>
          <w:szCs w:val="22"/>
        </w:rPr>
        <w:t xml:space="preserve"> professional associations were contacted by email,</w:t>
      </w:r>
      <w:r w:rsidR="006F54F5" w:rsidRPr="007F576F">
        <w:rPr>
          <w:rFonts w:asciiTheme="minorHAnsi" w:hAnsiTheme="minorHAnsi" w:cstheme="minorHAnsi"/>
          <w:bCs/>
          <w:sz w:val="22"/>
          <w:szCs w:val="22"/>
        </w:rPr>
        <w:t xml:space="preserve"> whereas</w:t>
      </w:r>
      <w:r w:rsidRPr="007F576F">
        <w:rPr>
          <w:rFonts w:asciiTheme="minorHAnsi" w:hAnsiTheme="minorHAnsi" w:cstheme="minorHAnsi"/>
          <w:bCs/>
          <w:sz w:val="22"/>
          <w:szCs w:val="22"/>
        </w:rPr>
        <w:t xml:space="preserve"> regional health agencies</w:t>
      </w:r>
      <w:r w:rsidR="00EA68E7" w:rsidRPr="007F576F">
        <w:rPr>
          <w:rFonts w:asciiTheme="minorHAnsi" w:hAnsiTheme="minorHAnsi" w:cstheme="minorHAnsi"/>
          <w:bCs/>
          <w:sz w:val="22"/>
          <w:szCs w:val="22"/>
        </w:rPr>
        <w:t xml:space="preserve"> and</w:t>
      </w:r>
      <w:r w:rsidRPr="007F576F">
        <w:rPr>
          <w:rFonts w:asciiTheme="minorHAnsi" w:hAnsiTheme="minorHAnsi" w:cstheme="minorHAnsi"/>
          <w:bCs/>
          <w:sz w:val="22"/>
          <w:szCs w:val="22"/>
        </w:rPr>
        <w:t xml:space="preserve"> public hospitals were contacted by phone</w:t>
      </w:r>
      <w:r w:rsidR="00CA61EF" w:rsidRPr="007F576F">
        <w:rPr>
          <w:rFonts w:asciiTheme="minorHAnsi" w:hAnsiTheme="minorHAnsi" w:cstheme="minorHAnsi"/>
          <w:bCs/>
          <w:sz w:val="22"/>
          <w:szCs w:val="22"/>
        </w:rPr>
        <w:t xml:space="preserve"> (see </w:t>
      </w:r>
      <w:r w:rsidR="006F54F5" w:rsidRPr="007F576F">
        <w:rPr>
          <w:rFonts w:asciiTheme="minorHAnsi" w:hAnsiTheme="minorHAnsi" w:cstheme="minorHAnsi"/>
          <w:bCs/>
          <w:sz w:val="22"/>
          <w:szCs w:val="22"/>
        </w:rPr>
        <w:t>A</w:t>
      </w:r>
      <w:r w:rsidR="00CA61EF" w:rsidRPr="007F576F">
        <w:rPr>
          <w:rFonts w:asciiTheme="minorHAnsi" w:hAnsiTheme="minorHAnsi" w:cstheme="minorHAnsi"/>
          <w:bCs/>
          <w:sz w:val="22"/>
          <w:szCs w:val="22"/>
        </w:rPr>
        <w:t>cknowledgment</w:t>
      </w:r>
      <w:r w:rsidR="006F54F5" w:rsidRPr="007F576F">
        <w:rPr>
          <w:rFonts w:asciiTheme="minorHAnsi" w:hAnsiTheme="minorHAnsi" w:cstheme="minorHAnsi"/>
          <w:bCs/>
          <w:sz w:val="22"/>
          <w:szCs w:val="22"/>
        </w:rPr>
        <w:t xml:space="preserve">s </w:t>
      </w:r>
      <w:r w:rsidR="00CA61EF" w:rsidRPr="007F576F">
        <w:rPr>
          <w:rFonts w:asciiTheme="minorHAnsi" w:hAnsiTheme="minorHAnsi" w:cstheme="minorHAnsi"/>
          <w:bCs/>
          <w:sz w:val="22"/>
          <w:szCs w:val="22"/>
        </w:rPr>
        <w:t>for detail</w:t>
      </w:r>
      <w:r w:rsidR="006F54F5" w:rsidRPr="007F576F">
        <w:rPr>
          <w:rFonts w:asciiTheme="minorHAnsi" w:hAnsiTheme="minorHAnsi" w:cstheme="minorHAnsi"/>
          <w:bCs/>
          <w:sz w:val="22"/>
          <w:szCs w:val="22"/>
        </w:rPr>
        <w:t>s</w:t>
      </w:r>
      <w:r w:rsidR="00CA61EF" w:rsidRPr="007F576F">
        <w:rPr>
          <w:rFonts w:asciiTheme="minorHAnsi" w:hAnsiTheme="minorHAnsi" w:cstheme="minorHAnsi"/>
          <w:bCs/>
          <w:sz w:val="22"/>
          <w:szCs w:val="22"/>
        </w:rPr>
        <w:t>)</w:t>
      </w:r>
      <w:r w:rsidRPr="007F576F">
        <w:rPr>
          <w:rFonts w:asciiTheme="minorHAnsi" w:hAnsiTheme="minorHAnsi" w:cstheme="minorHAnsi"/>
          <w:bCs/>
          <w:sz w:val="22"/>
          <w:szCs w:val="22"/>
        </w:rPr>
        <w:t>.</w:t>
      </w:r>
      <w:r w:rsidR="005C5BFC" w:rsidRPr="007F576F">
        <w:rPr>
          <w:rFonts w:asciiTheme="minorHAnsi" w:hAnsiTheme="minorHAnsi" w:cstheme="minorHAnsi"/>
          <w:bCs/>
          <w:sz w:val="22"/>
          <w:szCs w:val="22"/>
        </w:rPr>
        <w:t xml:space="preserve"> </w:t>
      </w:r>
      <w:r w:rsidR="00C6732C" w:rsidRPr="007F576F">
        <w:rPr>
          <w:rFonts w:asciiTheme="minorHAnsi" w:hAnsiTheme="minorHAnsi" w:cstheme="minorHAnsi"/>
          <w:bCs/>
          <w:sz w:val="22"/>
          <w:szCs w:val="22"/>
        </w:rPr>
        <w:t xml:space="preserve">The reporting of the study was handled according to the Strengthening the Reporting of Observational Studies in Epidemiology (STROBE) guidelines </w:t>
      </w:r>
      <w:r w:rsidR="00C6732C" w:rsidRPr="007F576F">
        <w:rPr>
          <w:rFonts w:asciiTheme="minorHAnsi" w:hAnsiTheme="minorHAnsi" w:cstheme="minorHAnsi"/>
          <w:bCs/>
          <w:sz w:val="22"/>
          <w:szCs w:val="22"/>
        </w:rPr>
        <w:fldChar w:fldCharType="begin"/>
      </w:r>
      <w:r w:rsidR="00C6732C" w:rsidRPr="007F576F">
        <w:rPr>
          <w:rFonts w:asciiTheme="minorHAnsi" w:hAnsiTheme="minorHAnsi" w:cstheme="minorHAnsi"/>
          <w:bCs/>
          <w:sz w:val="22"/>
          <w:szCs w:val="22"/>
        </w:rPr>
        <w:instrText xml:space="preserve"> ADDIN ZOTERO_ITEM CSL_CITATION {"citationID":"DariH6H7","properties":{"formattedCitation":"(von Elm et al., 2014)","plainCitation":"(von Elm et al., 2014)","noteIndex":0},"citationItems":[{"id":4586,"uris":["http://zotero.org/users/5596036/items/AV6CXP57"],"itemData":{"id":4586,"type":"article-journal","abstract":"Much biomedical research is observational. The reporting of such research is often inadequate, which hampers the assessment of its strengths and weaknesses and of a study's generalisability. The Strengthening the Reporting of Observational Studies in Epidemiology (STROBE) Initiative developed recommendations on what should be included in an accurate and complete report of an observational study. We defined the scope of the recommendations to cover three main study designs: cohort, case-control, and cross-sectional studies. We convened a 2-day workshop in September 2004, with methodologists, researchers, and journal editors to draft a checklist of items. This list was subsequently revised during several meetings of the coordinating group and in e-mail discussions with the larger group of STROBE contributors, taking into account empirical evidence and methodological considerations. The workshop and the subsequent iterative process of consultation and revision resulted in a checklist of 22 items (the STROBE Statement) that relate to the title, abstract, introduction, methods, results, and discussion sections of articles. 18 items are common to all three study designs and four are specific for cohort, case-control, or cross-sectional studies. A detailed Explanation and Elaboration document is published separately and is freely available on the Web sites of PLoS Medicine, Annals of Internal Medicine, and Epidemiology. We hope that the STROBE Statement will contribute to improving the quality of reporting of observational studies.","container-title":"International Journal of Surgery (London, England)","DOI":"10.1016/j.ijsu.2014.07.013","ISSN":"1743-9159","issue":"12","journalAbbreviation":"Int J Surg","language":"eng","note":"PMID: 25046131","page":"1495-1499","source":"PubMed","title":"The Strengthening the Reporting of Observational Studies in Epidemiology (STROBE) Statement: guidelines for reporting observational studies","title-short":"The Strengthening the Reporting of Observational Studies in Epidemiology (STROBE) Statement","volume":"12","author":[{"family":"Elm","given":"Erik","non-dropping-particle":"von"},{"family":"Altman","given":"Douglas G."},{"family":"Egger","given":"Matthias"},{"family":"Pocock","given":"Stuart J."},{"family":"Gøtzsche","given":"Peter C."},{"family":"Vandenbroucke","given":"Jan P."},{"literal":"STROBE Initiative"}],"issued":{"date-parts":[["2014",12]]}}}],"schema":"https://github.com/citation-style-language/schema/raw/master/csl-citation.json"} </w:instrText>
      </w:r>
      <w:r w:rsidR="00C6732C"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(von Elm et al., 2014)</w:t>
      </w:r>
      <w:r w:rsidR="00C6732C" w:rsidRPr="007F576F">
        <w:rPr>
          <w:rFonts w:asciiTheme="minorHAnsi" w:hAnsiTheme="minorHAnsi" w:cstheme="minorHAnsi"/>
          <w:bCs/>
          <w:sz w:val="22"/>
          <w:szCs w:val="22"/>
        </w:rPr>
        <w:fldChar w:fldCharType="end"/>
      </w:r>
      <w:r w:rsidR="00C6732C" w:rsidRPr="007F576F">
        <w:rPr>
          <w:rFonts w:asciiTheme="minorHAnsi" w:hAnsiTheme="minorHAnsi" w:cstheme="minorHAnsi"/>
          <w:bCs/>
          <w:sz w:val="22"/>
          <w:szCs w:val="22"/>
        </w:rPr>
        <w:t xml:space="preserve"> (see Appendix I).</w:t>
      </w:r>
    </w:p>
    <w:p w14:paraId="2F8DE817" w14:textId="77777777" w:rsidR="00BD79F4" w:rsidRPr="007F576F" w:rsidRDefault="00BD79F4" w:rsidP="009C5D51">
      <w:pPr>
        <w:rPr>
          <w:rFonts w:asciiTheme="minorHAnsi" w:hAnsiTheme="minorHAnsi" w:cstheme="minorHAnsi"/>
          <w:bCs/>
          <w:sz w:val="22"/>
          <w:szCs w:val="22"/>
        </w:rPr>
      </w:pPr>
    </w:p>
    <w:p w14:paraId="594BE8EA" w14:textId="56D703D7" w:rsidR="00BD79F4" w:rsidRPr="007F576F" w:rsidRDefault="00BD79F4" w:rsidP="009C5D51">
      <w:pPr>
        <w:rPr>
          <w:rFonts w:asciiTheme="minorHAnsi" w:hAnsiTheme="minorHAnsi" w:cstheme="minorHAnsi"/>
          <w:bCs/>
          <w:i/>
          <w:iCs/>
          <w:sz w:val="22"/>
          <w:szCs w:val="22"/>
        </w:rPr>
      </w:pPr>
      <w:r w:rsidRPr="007F576F">
        <w:rPr>
          <w:rFonts w:asciiTheme="minorHAnsi" w:hAnsiTheme="minorHAnsi" w:cstheme="minorHAnsi"/>
          <w:bCs/>
          <w:i/>
          <w:iCs/>
          <w:sz w:val="22"/>
          <w:szCs w:val="22"/>
        </w:rPr>
        <w:t>Inclusion criteria</w:t>
      </w:r>
    </w:p>
    <w:p w14:paraId="11BB3995" w14:textId="77777777" w:rsidR="00BD79F4" w:rsidRPr="007F576F" w:rsidRDefault="00BD79F4" w:rsidP="009C5D51">
      <w:pPr>
        <w:rPr>
          <w:rFonts w:asciiTheme="minorHAnsi" w:hAnsiTheme="minorHAnsi" w:cstheme="minorHAnsi"/>
          <w:bCs/>
          <w:i/>
          <w:iCs/>
          <w:sz w:val="22"/>
          <w:szCs w:val="22"/>
        </w:rPr>
      </w:pPr>
    </w:p>
    <w:p w14:paraId="12A0FF5F" w14:textId="049EDBD3" w:rsidR="00097715" w:rsidRPr="007F576F" w:rsidRDefault="006F54F5" w:rsidP="005D0B77">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The study included </w:t>
      </w:r>
      <w:r w:rsidR="009C5D51" w:rsidRPr="007F576F">
        <w:rPr>
          <w:rFonts w:asciiTheme="minorHAnsi" w:hAnsiTheme="minorHAnsi" w:cstheme="minorHAnsi"/>
          <w:bCs/>
          <w:sz w:val="22"/>
          <w:szCs w:val="22"/>
        </w:rPr>
        <w:t xml:space="preserve">graduate </w:t>
      </w:r>
      <w:r w:rsidR="00156008" w:rsidRPr="007F576F">
        <w:rPr>
          <w:rFonts w:asciiTheme="minorHAnsi" w:hAnsiTheme="minorHAnsi" w:cstheme="minorHAnsi"/>
          <w:bCs/>
          <w:sz w:val="22"/>
          <w:szCs w:val="22"/>
        </w:rPr>
        <w:t>healthcare workers</w:t>
      </w:r>
      <w:r w:rsidR="009C5D51" w:rsidRPr="007F576F">
        <w:rPr>
          <w:rFonts w:asciiTheme="minorHAnsi" w:hAnsiTheme="minorHAnsi" w:cstheme="minorHAnsi"/>
          <w:bCs/>
          <w:sz w:val="22"/>
          <w:szCs w:val="22"/>
        </w:rPr>
        <w:t xml:space="preserve"> working in a French </w:t>
      </w:r>
      <w:r w:rsidR="00BD79F4" w:rsidRPr="007F576F">
        <w:rPr>
          <w:rFonts w:asciiTheme="minorHAnsi" w:hAnsiTheme="minorHAnsi" w:cstheme="minorHAnsi"/>
          <w:bCs/>
          <w:sz w:val="22"/>
          <w:szCs w:val="22"/>
        </w:rPr>
        <w:t>public or private</w:t>
      </w:r>
      <w:r w:rsidRPr="007F576F">
        <w:rPr>
          <w:rFonts w:asciiTheme="minorHAnsi" w:hAnsiTheme="minorHAnsi" w:cstheme="minorHAnsi"/>
          <w:bCs/>
          <w:sz w:val="22"/>
          <w:szCs w:val="22"/>
        </w:rPr>
        <w:t xml:space="preserve"> healthcare facility.</w:t>
      </w:r>
      <w:r w:rsidR="009C5D51" w:rsidRPr="007F576F">
        <w:rPr>
          <w:rFonts w:asciiTheme="minorHAnsi" w:hAnsiTheme="minorHAnsi" w:cstheme="minorHAnsi"/>
          <w:bCs/>
          <w:sz w:val="22"/>
          <w:szCs w:val="22"/>
        </w:rPr>
        <w:t xml:space="preserve"> </w:t>
      </w:r>
    </w:p>
    <w:p w14:paraId="275A2E6B" w14:textId="77777777" w:rsidR="000A27E7" w:rsidRPr="007F576F" w:rsidRDefault="000A27E7" w:rsidP="009C5D51">
      <w:pPr>
        <w:rPr>
          <w:rFonts w:asciiTheme="minorHAnsi" w:hAnsiTheme="minorHAnsi" w:cstheme="minorHAnsi"/>
          <w:bCs/>
          <w:i/>
          <w:iCs/>
          <w:sz w:val="22"/>
          <w:szCs w:val="22"/>
        </w:rPr>
      </w:pPr>
    </w:p>
    <w:p w14:paraId="42434E8D" w14:textId="36308521" w:rsidR="00BD79F4" w:rsidRPr="007F576F" w:rsidRDefault="001F072C" w:rsidP="009C5D51">
      <w:pPr>
        <w:rPr>
          <w:rFonts w:asciiTheme="minorHAnsi" w:hAnsiTheme="minorHAnsi" w:cstheme="minorHAnsi"/>
          <w:i/>
          <w:iCs/>
          <w:sz w:val="22"/>
          <w:szCs w:val="22"/>
        </w:rPr>
      </w:pPr>
      <w:r w:rsidRPr="007F576F">
        <w:rPr>
          <w:rFonts w:asciiTheme="minorHAnsi" w:hAnsiTheme="minorHAnsi" w:cstheme="minorHAnsi"/>
          <w:bCs/>
          <w:i/>
          <w:iCs/>
          <w:sz w:val="22"/>
          <w:szCs w:val="22"/>
        </w:rPr>
        <w:t>Poor s</w:t>
      </w:r>
      <w:r w:rsidR="00BD79F4" w:rsidRPr="007F576F">
        <w:rPr>
          <w:rFonts w:asciiTheme="minorHAnsi" w:hAnsiTheme="minorHAnsi" w:cstheme="minorHAnsi"/>
          <w:bCs/>
          <w:i/>
          <w:iCs/>
          <w:sz w:val="22"/>
          <w:szCs w:val="22"/>
        </w:rPr>
        <w:t xml:space="preserve">leep </w:t>
      </w:r>
    </w:p>
    <w:p w14:paraId="6AAD30F3" w14:textId="77777777" w:rsidR="00B03407" w:rsidRPr="007F576F" w:rsidRDefault="00B03407" w:rsidP="009C5D51">
      <w:pPr>
        <w:rPr>
          <w:rFonts w:asciiTheme="minorHAnsi" w:hAnsiTheme="minorHAnsi" w:cstheme="minorHAnsi"/>
          <w:bCs/>
          <w:i/>
          <w:iCs/>
          <w:sz w:val="22"/>
          <w:szCs w:val="22"/>
        </w:rPr>
      </w:pPr>
    </w:p>
    <w:p w14:paraId="48159442" w14:textId="7489331E" w:rsidR="00BD79F4" w:rsidRPr="007F576F" w:rsidRDefault="00C05361" w:rsidP="00BD79F4">
      <w:pPr>
        <w:jc w:val="both"/>
        <w:rPr>
          <w:rFonts w:asciiTheme="minorHAnsi" w:hAnsiTheme="minorHAnsi" w:cstheme="minorHAnsi"/>
          <w:bCs/>
          <w:sz w:val="22"/>
          <w:szCs w:val="22"/>
        </w:rPr>
      </w:pPr>
      <w:r w:rsidRPr="007F576F">
        <w:rPr>
          <w:rFonts w:asciiTheme="minorHAnsi" w:hAnsiTheme="minorHAnsi" w:cstheme="minorHAnsi"/>
          <w:bCs/>
          <w:sz w:val="22"/>
          <w:szCs w:val="22"/>
        </w:rPr>
        <w:t>Poor s</w:t>
      </w:r>
      <w:r w:rsidR="00BD79F4" w:rsidRPr="007F576F">
        <w:rPr>
          <w:rFonts w:asciiTheme="minorHAnsi" w:hAnsiTheme="minorHAnsi" w:cstheme="minorHAnsi"/>
          <w:bCs/>
          <w:sz w:val="22"/>
          <w:szCs w:val="22"/>
        </w:rPr>
        <w:t xml:space="preserve">leep </w:t>
      </w:r>
      <w:r w:rsidR="00687329" w:rsidRPr="007F576F">
        <w:rPr>
          <w:rFonts w:asciiTheme="minorHAnsi" w:hAnsiTheme="minorHAnsi" w:cstheme="minorHAnsi"/>
          <w:bCs/>
          <w:sz w:val="22"/>
          <w:szCs w:val="22"/>
        </w:rPr>
        <w:t>w</w:t>
      </w:r>
      <w:r w:rsidR="005E4FE0" w:rsidRPr="007F576F">
        <w:rPr>
          <w:rFonts w:asciiTheme="minorHAnsi" w:hAnsiTheme="minorHAnsi" w:cstheme="minorHAnsi"/>
          <w:bCs/>
          <w:sz w:val="22"/>
          <w:szCs w:val="22"/>
        </w:rPr>
        <w:t>as</w:t>
      </w:r>
      <w:r w:rsidR="00BD79F4" w:rsidRPr="007F576F">
        <w:rPr>
          <w:rFonts w:asciiTheme="minorHAnsi" w:hAnsiTheme="minorHAnsi" w:cstheme="minorHAnsi"/>
          <w:bCs/>
          <w:sz w:val="22"/>
          <w:szCs w:val="22"/>
        </w:rPr>
        <w:t xml:space="preserve"> </w:t>
      </w:r>
      <w:r w:rsidR="006F54F5" w:rsidRPr="007F576F">
        <w:rPr>
          <w:rFonts w:asciiTheme="minorHAnsi" w:hAnsiTheme="minorHAnsi" w:cstheme="minorHAnsi"/>
          <w:bCs/>
          <w:sz w:val="22"/>
          <w:szCs w:val="22"/>
        </w:rPr>
        <w:t>evaluated</w:t>
      </w:r>
      <w:r w:rsidR="00BD79F4" w:rsidRPr="007F576F">
        <w:rPr>
          <w:rFonts w:asciiTheme="minorHAnsi" w:hAnsiTheme="minorHAnsi" w:cstheme="minorHAnsi"/>
          <w:bCs/>
          <w:sz w:val="22"/>
          <w:szCs w:val="22"/>
        </w:rPr>
        <w:t xml:space="preserve"> using the French </w:t>
      </w:r>
      <w:r w:rsidR="00AD45C5" w:rsidRPr="007F576F">
        <w:rPr>
          <w:rFonts w:asciiTheme="minorHAnsi" w:hAnsiTheme="minorHAnsi" w:cstheme="minorHAnsi"/>
          <w:bCs/>
          <w:sz w:val="22"/>
          <w:szCs w:val="22"/>
        </w:rPr>
        <w:t xml:space="preserve">validated </w:t>
      </w:r>
      <w:r w:rsidR="00BD79F4" w:rsidRPr="007F576F">
        <w:rPr>
          <w:rFonts w:asciiTheme="minorHAnsi" w:hAnsiTheme="minorHAnsi" w:cstheme="minorHAnsi"/>
          <w:bCs/>
          <w:sz w:val="22"/>
          <w:szCs w:val="22"/>
        </w:rPr>
        <w:t xml:space="preserve">version of the PSQI </w:t>
      </w:r>
      <w:r w:rsidR="00BD79F4" w:rsidRPr="007F576F">
        <w:rPr>
          <w:rFonts w:asciiTheme="minorHAnsi" w:hAnsiTheme="minorHAnsi" w:cstheme="minorHAnsi"/>
          <w:bCs/>
          <w:sz w:val="22"/>
          <w:szCs w:val="22"/>
        </w:rPr>
        <w:fldChar w:fldCharType="begin"/>
      </w:r>
      <w:r w:rsidR="007B0A5B">
        <w:rPr>
          <w:rFonts w:asciiTheme="minorHAnsi" w:hAnsiTheme="minorHAnsi" w:cstheme="minorHAnsi"/>
          <w:bCs/>
          <w:sz w:val="22"/>
          <w:szCs w:val="22"/>
        </w:rPr>
        <w:instrText xml:space="preserve"> ADDIN ZOTERO_ITEM CSL_CITATION {"citationID":"BRqU6hhE","properties":{"formattedCitation":"(Blais et al., 1997; Buysse et al., 1989)","plainCitation":"(Blais et al., 1997; Buysse et al., 1989)","noteIndex":0},"citationItems":[{"id":3957,"uris":["http://zotero.org/users/5596036/items/QIU4R9AS"],"itemData":{"id":3957,"type":"article-journal","abstract":"Insomnia is a widespread problem impairing daytime functioning and carrying important social and economic costs. No valid instrument exists in French to assess sleep difficulties. Two studies assess the French translation of three insomnia measures. The Pittsburgh Sleep Quality Index (PSQI), the Sleep Impairment Rating Scales (SIRS) and the Beliefs and Attitudes about Sleep (BAS) questionnaires were selected according to their clinical utility. Study one established the inferential translation of the preliminary versions with six expert judges. The empirical equivalence of the original and translated versions were confirmed with bilingual nonclinical sample. Study two assessed the fidelity and convergent validity of these instruments with a nonclinical French sample. The results showed adequate internal consistency; test-retest fidelity for a two-week interval was acceptable. The findings on convergent validity are also appropriate. While future research is necessary to confirm their psychometric properties, these questionnaires are good measures to assess insomnia in a research or clinical context.","container-title":"L'Encephale","ISSN":"0013-7006","issue":"6","journalAbbreviation":"Encephale","language":"fre","note":"PMID: 9488928","page":"447-453","source":"PubMed","title":"[Evaluation of insomnia: validity of 3 questionnaires]","title-short":"[Evaluation of insomnia","volume":"23","author":[{"family":"Blais","given":"F. C."},{"family":"Gendron","given":"L."},{"family":"Mimeault","given":"V."},{"family":"Morin","given":"C. M."}],"issued":{"date-parts":[["1997",12]]}}},{"id":724,"uris":["http://zotero.org/users/5596036/items/XXBCWKRV"],"itemData":{"id":724,"type":"article-journal","abstract":"Despite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7B0A5B">
        <w:rPr>
          <w:rFonts w:ascii="Cambria Math" w:hAnsi="Cambria Math" w:cs="Cambria Math"/>
          <w:bCs/>
          <w:sz w:val="22"/>
          <w:szCs w:val="22"/>
        </w:rPr>
        <w:instrText>⩽</w:instrText>
      </w:r>
      <w:r w:rsidR="007B0A5B">
        <w:rPr>
          <w:rFonts w:asciiTheme="minorHAnsi" w:hAnsiTheme="minorHAnsi" w:cstheme="minorHAnsi"/>
          <w:bCs/>
          <w:sz w:val="22"/>
          <w:szCs w:val="22"/>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Research","language":"en","page":"193-213","source":"ScienceDirect","title":"The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J."}],"issued":{"date-parts":[["1989",5,1]]}}}],"schema":"https://github.com/citation-style-language/schema/raw/master/csl-citation.json"} </w:instrText>
      </w:r>
      <w:r w:rsidR="00BD79F4" w:rsidRPr="007F576F">
        <w:rPr>
          <w:rFonts w:asciiTheme="minorHAnsi" w:hAnsiTheme="minorHAnsi" w:cstheme="minorHAnsi"/>
          <w:bCs/>
          <w:sz w:val="22"/>
          <w:szCs w:val="22"/>
        </w:rPr>
        <w:fldChar w:fldCharType="separate"/>
      </w:r>
      <w:r w:rsidR="007B0A5B">
        <w:rPr>
          <w:rFonts w:asciiTheme="minorHAnsi" w:hAnsiTheme="minorHAnsi" w:cstheme="minorHAnsi"/>
          <w:bCs/>
          <w:noProof/>
          <w:sz w:val="22"/>
          <w:szCs w:val="22"/>
        </w:rPr>
        <w:t>(Blais et al., 1997; Buysse et al., 1989)</w:t>
      </w:r>
      <w:r w:rsidR="00BD79F4" w:rsidRPr="007F576F">
        <w:rPr>
          <w:rFonts w:asciiTheme="minorHAnsi" w:hAnsiTheme="minorHAnsi" w:cstheme="minorHAnsi"/>
          <w:bCs/>
          <w:sz w:val="22"/>
          <w:szCs w:val="22"/>
        </w:rPr>
        <w:fldChar w:fldCharType="end"/>
      </w:r>
      <w:r w:rsidR="00BD79F4" w:rsidRPr="007F576F">
        <w:rPr>
          <w:rFonts w:asciiTheme="minorHAnsi" w:hAnsiTheme="minorHAnsi" w:cstheme="minorHAnsi"/>
          <w:bCs/>
          <w:sz w:val="22"/>
          <w:szCs w:val="22"/>
        </w:rPr>
        <w:t xml:space="preserve">. </w:t>
      </w:r>
      <w:r w:rsidR="00CA61EF" w:rsidRPr="007F576F">
        <w:rPr>
          <w:rFonts w:asciiTheme="minorHAnsi" w:hAnsiTheme="minorHAnsi" w:cstheme="minorHAnsi"/>
          <w:bCs/>
          <w:sz w:val="22"/>
          <w:szCs w:val="22"/>
        </w:rPr>
        <w:t xml:space="preserve">This self-report scale </w:t>
      </w:r>
      <w:r w:rsidR="006F54F5" w:rsidRPr="007F576F">
        <w:rPr>
          <w:rFonts w:asciiTheme="minorHAnsi" w:hAnsiTheme="minorHAnsi" w:cstheme="minorHAnsi"/>
          <w:bCs/>
          <w:sz w:val="22"/>
          <w:szCs w:val="22"/>
        </w:rPr>
        <w:t>contains</w:t>
      </w:r>
      <w:r w:rsidR="00CA61EF" w:rsidRPr="007F576F">
        <w:rPr>
          <w:rFonts w:asciiTheme="minorHAnsi" w:hAnsiTheme="minorHAnsi" w:cstheme="minorHAnsi"/>
          <w:bCs/>
          <w:sz w:val="22"/>
          <w:szCs w:val="22"/>
        </w:rPr>
        <w:t xml:space="preserve"> </w:t>
      </w:r>
      <w:r w:rsidR="006F54F5" w:rsidRPr="007F576F">
        <w:rPr>
          <w:rFonts w:asciiTheme="minorHAnsi" w:hAnsiTheme="minorHAnsi" w:cstheme="minorHAnsi"/>
          <w:bCs/>
          <w:sz w:val="22"/>
          <w:szCs w:val="22"/>
        </w:rPr>
        <w:t xml:space="preserve">18 </w:t>
      </w:r>
      <w:r w:rsidR="00344254" w:rsidRPr="007F576F">
        <w:rPr>
          <w:rFonts w:asciiTheme="minorHAnsi" w:hAnsiTheme="minorHAnsi" w:cstheme="minorHAnsi"/>
          <w:bCs/>
          <w:sz w:val="22"/>
          <w:szCs w:val="22"/>
        </w:rPr>
        <w:t>item</w:t>
      </w:r>
      <w:r w:rsidR="006F54F5" w:rsidRPr="007F576F">
        <w:rPr>
          <w:rFonts w:asciiTheme="minorHAnsi" w:hAnsiTheme="minorHAnsi" w:cstheme="minorHAnsi"/>
          <w:bCs/>
          <w:sz w:val="22"/>
          <w:szCs w:val="22"/>
        </w:rPr>
        <w:t xml:space="preserve">s spread over </w:t>
      </w:r>
      <w:r w:rsidR="00BD79F4" w:rsidRPr="007F576F">
        <w:rPr>
          <w:rFonts w:asciiTheme="minorHAnsi" w:hAnsiTheme="minorHAnsi" w:cstheme="minorHAnsi"/>
          <w:bCs/>
          <w:sz w:val="22"/>
          <w:szCs w:val="22"/>
        </w:rPr>
        <w:t xml:space="preserve">seven </w:t>
      </w:r>
      <w:r w:rsidR="00880CA6" w:rsidRPr="007F576F">
        <w:rPr>
          <w:rFonts w:asciiTheme="minorHAnsi" w:hAnsiTheme="minorHAnsi" w:cstheme="minorHAnsi"/>
          <w:bCs/>
          <w:sz w:val="22"/>
          <w:szCs w:val="22"/>
        </w:rPr>
        <w:t>dimensions</w:t>
      </w:r>
      <w:r w:rsidR="006F54F5" w:rsidRPr="007F576F">
        <w:rPr>
          <w:rFonts w:asciiTheme="minorHAnsi" w:hAnsiTheme="minorHAnsi" w:cstheme="minorHAnsi"/>
          <w:bCs/>
          <w:sz w:val="22"/>
          <w:szCs w:val="22"/>
        </w:rPr>
        <w:t xml:space="preserve">: </w:t>
      </w:r>
      <w:r w:rsidR="009A0DDF" w:rsidRPr="007F576F">
        <w:rPr>
          <w:rFonts w:asciiTheme="minorHAnsi" w:hAnsiTheme="minorHAnsi" w:cstheme="minorHAnsi"/>
          <w:bCs/>
          <w:sz w:val="22"/>
          <w:szCs w:val="22"/>
        </w:rPr>
        <w:t>sleep satisfaction, sleep latency, sleep duration, habitual sleep efficiency, sleep disturbance, use of sleep medication, and daytime dysfunction</w:t>
      </w:r>
      <w:r w:rsidR="00BD79F4" w:rsidRPr="007F576F">
        <w:rPr>
          <w:rFonts w:asciiTheme="minorHAnsi" w:hAnsiTheme="minorHAnsi" w:cstheme="minorHAnsi"/>
          <w:bCs/>
          <w:sz w:val="22"/>
          <w:szCs w:val="22"/>
        </w:rPr>
        <w:t xml:space="preserve">. Each </w:t>
      </w:r>
      <w:r w:rsidR="00880CA6" w:rsidRPr="007F576F">
        <w:rPr>
          <w:rFonts w:asciiTheme="minorHAnsi" w:hAnsiTheme="minorHAnsi" w:cstheme="minorHAnsi"/>
          <w:bCs/>
          <w:sz w:val="22"/>
          <w:szCs w:val="22"/>
        </w:rPr>
        <w:t>dimension</w:t>
      </w:r>
      <w:r w:rsidR="00BD79F4" w:rsidRPr="007F576F">
        <w:rPr>
          <w:rFonts w:asciiTheme="minorHAnsi" w:hAnsiTheme="minorHAnsi" w:cstheme="minorHAnsi"/>
          <w:bCs/>
          <w:sz w:val="22"/>
          <w:szCs w:val="22"/>
        </w:rPr>
        <w:t xml:space="preserve"> </w:t>
      </w:r>
      <w:r w:rsidR="006F54F5" w:rsidRPr="007F576F">
        <w:rPr>
          <w:rFonts w:asciiTheme="minorHAnsi" w:hAnsiTheme="minorHAnsi" w:cstheme="minorHAnsi"/>
          <w:bCs/>
          <w:sz w:val="22"/>
          <w:szCs w:val="22"/>
        </w:rPr>
        <w:t xml:space="preserve">is </w:t>
      </w:r>
      <w:r w:rsidR="00BD79F4" w:rsidRPr="007F576F">
        <w:rPr>
          <w:rFonts w:asciiTheme="minorHAnsi" w:hAnsiTheme="minorHAnsi" w:cstheme="minorHAnsi"/>
          <w:bCs/>
          <w:sz w:val="22"/>
          <w:szCs w:val="22"/>
        </w:rPr>
        <w:t>score</w:t>
      </w:r>
      <w:r w:rsidR="006F54F5" w:rsidRPr="007F576F">
        <w:rPr>
          <w:rFonts w:asciiTheme="minorHAnsi" w:hAnsiTheme="minorHAnsi" w:cstheme="minorHAnsi"/>
          <w:bCs/>
          <w:sz w:val="22"/>
          <w:szCs w:val="22"/>
        </w:rPr>
        <w:t>d from</w:t>
      </w:r>
      <w:r w:rsidR="00BD79F4" w:rsidRPr="007F576F">
        <w:rPr>
          <w:rFonts w:asciiTheme="minorHAnsi" w:hAnsiTheme="minorHAnsi" w:cstheme="minorHAnsi"/>
          <w:bCs/>
          <w:sz w:val="22"/>
          <w:szCs w:val="22"/>
        </w:rPr>
        <w:t xml:space="preserve"> 0</w:t>
      </w:r>
      <w:r w:rsidR="006F54F5" w:rsidRPr="007F576F">
        <w:rPr>
          <w:rFonts w:asciiTheme="minorHAnsi" w:hAnsiTheme="minorHAnsi" w:cstheme="minorHAnsi"/>
          <w:bCs/>
          <w:sz w:val="22"/>
          <w:szCs w:val="22"/>
        </w:rPr>
        <w:t>-</w:t>
      </w:r>
      <w:r w:rsidR="00BD79F4" w:rsidRPr="007F576F">
        <w:rPr>
          <w:rFonts w:asciiTheme="minorHAnsi" w:hAnsiTheme="minorHAnsi" w:cstheme="minorHAnsi"/>
          <w:bCs/>
          <w:sz w:val="22"/>
          <w:szCs w:val="22"/>
        </w:rPr>
        <w:t>3</w:t>
      </w:r>
      <w:r w:rsidR="006F54F5" w:rsidRPr="007F576F">
        <w:rPr>
          <w:rFonts w:asciiTheme="minorHAnsi" w:hAnsiTheme="minorHAnsi" w:cstheme="minorHAnsi"/>
          <w:bCs/>
          <w:sz w:val="22"/>
          <w:szCs w:val="22"/>
        </w:rPr>
        <w:t xml:space="preserve">, </w:t>
      </w:r>
      <w:r w:rsidR="00687329" w:rsidRPr="007F576F">
        <w:rPr>
          <w:rFonts w:asciiTheme="minorHAnsi" w:hAnsiTheme="minorHAnsi" w:cstheme="minorHAnsi"/>
          <w:bCs/>
          <w:sz w:val="22"/>
          <w:szCs w:val="22"/>
        </w:rPr>
        <w:t>with</w:t>
      </w:r>
      <w:r w:rsidR="006F54F5" w:rsidRPr="007F576F">
        <w:rPr>
          <w:rFonts w:asciiTheme="minorHAnsi" w:hAnsiTheme="minorHAnsi" w:cstheme="minorHAnsi"/>
          <w:bCs/>
          <w:sz w:val="22"/>
          <w:szCs w:val="22"/>
        </w:rPr>
        <w:t xml:space="preserve"> scores of 1-3 indicating </w:t>
      </w:r>
      <w:r w:rsidR="00CA61EF" w:rsidRPr="007F576F">
        <w:rPr>
          <w:rFonts w:asciiTheme="minorHAnsi" w:hAnsiTheme="minorHAnsi" w:cstheme="minorHAnsi"/>
          <w:bCs/>
          <w:sz w:val="22"/>
          <w:szCs w:val="22"/>
        </w:rPr>
        <w:t>mild, moderate</w:t>
      </w:r>
      <w:r w:rsidR="006F54F5" w:rsidRPr="007F576F">
        <w:rPr>
          <w:rFonts w:asciiTheme="minorHAnsi" w:hAnsiTheme="minorHAnsi" w:cstheme="minorHAnsi"/>
          <w:bCs/>
          <w:sz w:val="22"/>
          <w:szCs w:val="22"/>
        </w:rPr>
        <w:t>, and severe disturbances, respectively</w:t>
      </w:r>
      <w:r w:rsidR="00CA61EF" w:rsidRPr="007F576F">
        <w:rPr>
          <w:rFonts w:asciiTheme="minorHAnsi" w:hAnsiTheme="minorHAnsi" w:cstheme="minorHAnsi"/>
          <w:bCs/>
          <w:sz w:val="22"/>
          <w:szCs w:val="22"/>
        </w:rPr>
        <w:t xml:space="preserve">. </w:t>
      </w:r>
      <w:r w:rsidR="00BD79F4" w:rsidRPr="007F576F">
        <w:rPr>
          <w:rFonts w:asciiTheme="minorHAnsi" w:hAnsiTheme="minorHAnsi" w:cstheme="minorHAnsi"/>
          <w:bCs/>
          <w:sz w:val="22"/>
          <w:szCs w:val="22"/>
        </w:rPr>
        <w:t xml:space="preserve">The </w:t>
      </w:r>
      <w:r w:rsidR="00CA61EF" w:rsidRPr="007F576F">
        <w:rPr>
          <w:rFonts w:asciiTheme="minorHAnsi" w:hAnsiTheme="minorHAnsi" w:cstheme="minorHAnsi"/>
          <w:bCs/>
          <w:sz w:val="22"/>
          <w:szCs w:val="22"/>
        </w:rPr>
        <w:t xml:space="preserve">total </w:t>
      </w:r>
      <w:r w:rsidR="00BD79F4" w:rsidRPr="007F576F">
        <w:rPr>
          <w:rFonts w:asciiTheme="minorHAnsi" w:hAnsiTheme="minorHAnsi" w:cstheme="minorHAnsi"/>
          <w:bCs/>
          <w:sz w:val="22"/>
          <w:szCs w:val="22"/>
        </w:rPr>
        <w:t xml:space="preserve">score </w:t>
      </w:r>
      <w:r w:rsidR="006F54F5" w:rsidRPr="007F576F">
        <w:rPr>
          <w:rFonts w:asciiTheme="minorHAnsi" w:hAnsiTheme="minorHAnsi" w:cstheme="minorHAnsi"/>
          <w:bCs/>
          <w:sz w:val="22"/>
          <w:szCs w:val="22"/>
        </w:rPr>
        <w:t>for</w:t>
      </w:r>
      <w:r w:rsidR="00BD79F4" w:rsidRPr="007F576F">
        <w:rPr>
          <w:rFonts w:asciiTheme="minorHAnsi" w:hAnsiTheme="minorHAnsi" w:cstheme="minorHAnsi"/>
          <w:bCs/>
          <w:sz w:val="22"/>
          <w:szCs w:val="22"/>
        </w:rPr>
        <w:t xml:space="preserve"> the seven </w:t>
      </w:r>
      <w:r w:rsidR="00880CA6" w:rsidRPr="007F576F">
        <w:rPr>
          <w:rFonts w:asciiTheme="minorHAnsi" w:hAnsiTheme="minorHAnsi" w:cstheme="minorHAnsi"/>
          <w:bCs/>
          <w:sz w:val="22"/>
          <w:szCs w:val="22"/>
        </w:rPr>
        <w:t>dimensions</w:t>
      </w:r>
      <w:r w:rsidR="006F54F5" w:rsidRPr="007F576F">
        <w:rPr>
          <w:rFonts w:asciiTheme="minorHAnsi" w:hAnsiTheme="minorHAnsi" w:cstheme="minorHAnsi"/>
          <w:bCs/>
          <w:sz w:val="22"/>
          <w:szCs w:val="22"/>
        </w:rPr>
        <w:t xml:space="preserve"> thus ranges</w:t>
      </w:r>
      <w:r w:rsidR="00BD79F4" w:rsidRPr="007F576F">
        <w:rPr>
          <w:rFonts w:asciiTheme="minorHAnsi" w:hAnsiTheme="minorHAnsi" w:cstheme="minorHAnsi"/>
          <w:bCs/>
          <w:sz w:val="22"/>
          <w:szCs w:val="22"/>
        </w:rPr>
        <w:t xml:space="preserve"> from 0 to 21. </w:t>
      </w:r>
      <w:r w:rsidR="006F54F5" w:rsidRPr="007F576F">
        <w:rPr>
          <w:rFonts w:asciiTheme="minorHAnsi" w:hAnsiTheme="minorHAnsi" w:cstheme="minorHAnsi"/>
          <w:bCs/>
          <w:sz w:val="22"/>
          <w:szCs w:val="22"/>
        </w:rPr>
        <w:t>Sleep was considered poor in participants with a total score on the PSQI of &gt; 5</w:t>
      </w:r>
      <w:r w:rsidR="00BD79F4" w:rsidRPr="007F576F">
        <w:rPr>
          <w:rFonts w:asciiTheme="minorHAnsi" w:hAnsiTheme="minorHAnsi" w:cstheme="minorHAnsi"/>
          <w:bCs/>
          <w:sz w:val="22"/>
          <w:szCs w:val="22"/>
        </w:rPr>
        <w:t xml:space="preserve"> </w:t>
      </w:r>
      <w:r w:rsidR="00BD79F4" w:rsidRPr="007F576F">
        <w:rPr>
          <w:rFonts w:asciiTheme="minorHAnsi" w:hAnsiTheme="minorHAnsi" w:cstheme="minorHAnsi"/>
          <w:bCs/>
          <w:sz w:val="22"/>
          <w:szCs w:val="22"/>
        </w:rPr>
        <w:fldChar w:fldCharType="begin"/>
      </w:r>
      <w:r w:rsidR="002D2753" w:rsidRPr="007F576F">
        <w:rPr>
          <w:rFonts w:asciiTheme="minorHAnsi" w:hAnsiTheme="minorHAnsi" w:cstheme="minorHAnsi"/>
          <w:bCs/>
          <w:sz w:val="22"/>
          <w:szCs w:val="22"/>
        </w:rPr>
        <w:instrText xml:space="preserve"> ADDIN ZOTERO_ITEM CSL_CITATION {"citationID":"6a6Qga23","properties":{"formattedCitation":"(Buysse et al., 1989)","plainCitation":"(Buysse et al., 1989)","noteIndex":0},"citationItems":[{"id":724,"uris":["http://zotero.org/users/5596036/items/XXBCWKRV"],"itemData":{"id":724,"type":"article-journal","abstract":"Despite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D2753" w:rsidRPr="007F576F">
        <w:rPr>
          <w:rFonts w:ascii="Cambria Math" w:hAnsi="Cambria Math" w:cs="Cambria Math"/>
          <w:bCs/>
          <w:sz w:val="22"/>
          <w:szCs w:val="22"/>
        </w:rPr>
        <w:instrText>⩽</w:instrText>
      </w:r>
      <w:r w:rsidR="002D2753" w:rsidRPr="007F576F">
        <w:rPr>
          <w:rFonts w:asciiTheme="minorHAnsi" w:hAnsiTheme="minorHAnsi" w:cstheme="minorHAnsi"/>
          <w:bCs/>
          <w:sz w:val="22"/>
          <w:szCs w:val="22"/>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Research","language":"en","page":"193-213","source":"ScienceDirect","title":"The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J."}],"issued":{"date-parts":[["1989",5,1]]}}}],"schema":"https://github.com/citation-style-language/schema/raw/master/csl-citation.json"} </w:instrText>
      </w:r>
      <w:r w:rsidR="00BD79F4"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(Buysse et al., 1989)</w:t>
      </w:r>
      <w:r w:rsidR="00BD79F4" w:rsidRPr="007F576F">
        <w:rPr>
          <w:rFonts w:asciiTheme="minorHAnsi" w:hAnsiTheme="minorHAnsi" w:cstheme="minorHAnsi"/>
          <w:bCs/>
          <w:sz w:val="22"/>
          <w:szCs w:val="22"/>
        </w:rPr>
        <w:fldChar w:fldCharType="end"/>
      </w:r>
      <w:r w:rsidR="00BD79F4" w:rsidRPr="007F576F">
        <w:rPr>
          <w:rFonts w:asciiTheme="minorHAnsi" w:hAnsiTheme="minorHAnsi" w:cstheme="minorHAnsi"/>
          <w:bCs/>
          <w:sz w:val="22"/>
          <w:szCs w:val="22"/>
        </w:rPr>
        <w:t>. The French PSQI ha</w:t>
      </w:r>
      <w:r w:rsidR="00CA61EF" w:rsidRPr="007F576F">
        <w:rPr>
          <w:rFonts w:asciiTheme="minorHAnsi" w:hAnsiTheme="minorHAnsi" w:cstheme="minorHAnsi"/>
          <w:bCs/>
          <w:sz w:val="22"/>
          <w:szCs w:val="22"/>
        </w:rPr>
        <w:t>s</w:t>
      </w:r>
      <w:r w:rsidR="00BD79F4" w:rsidRPr="007F576F">
        <w:rPr>
          <w:rFonts w:asciiTheme="minorHAnsi" w:hAnsiTheme="minorHAnsi" w:cstheme="minorHAnsi"/>
          <w:bCs/>
          <w:sz w:val="22"/>
          <w:szCs w:val="22"/>
        </w:rPr>
        <w:t xml:space="preserve"> a Cronbach’s α of 0.73 </w:t>
      </w:r>
      <w:r w:rsidR="00BD79F4" w:rsidRPr="007F576F">
        <w:rPr>
          <w:rFonts w:asciiTheme="minorHAnsi" w:hAnsiTheme="minorHAnsi" w:cstheme="minorHAnsi"/>
          <w:bCs/>
          <w:sz w:val="22"/>
          <w:szCs w:val="22"/>
        </w:rPr>
        <w:fldChar w:fldCharType="begin"/>
      </w:r>
      <w:r w:rsidR="001705A3" w:rsidRPr="007F576F">
        <w:rPr>
          <w:rFonts w:asciiTheme="minorHAnsi" w:hAnsiTheme="minorHAnsi" w:cstheme="minorHAnsi"/>
          <w:bCs/>
          <w:sz w:val="22"/>
          <w:szCs w:val="22"/>
        </w:rPr>
        <w:instrText xml:space="preserve"> ADDIN ZOTERO_ITEM CSL_CITATION {"citationID":"NSKgmKKG","properties":{"formattedCitation":"(Blais et al., 1997)","plainCitation":"(Blais et al., 1997)","noteIndex":0},"citationItems":[{"id":3957,"uris":["http://zotero.org/users/5596036/items/QIU4R9AS"],"itemData":{"id":3957,"type":"article-journal","abstract":"Insomnia is a widespread problem impairing daytime functioning and carrying important social and economic costs. No valid instrument exists in French to assess sleep difficulties. Two studies assess the French translation of three insomnia measures. The Pittsburgh Sleep Quality Index (PSQI), the Sleep Impairment Rating Scales (SIRS) and the Beliefs and Attitudes about Sleep (BAS) questionnaires were selected according to their clinical utility. Study one established the inferential translation of the preliminary versions with six expert judges. The empirical equivalence of the original and translated versions were confirmed with bilingual nonclinical sample. Study two assessed the fidelity and convergent validity of these instruments with a nonclinical French sample. The results showed adequate internal consistency; test-retest fidelity for a two-week interval was acceptable. The findings on convergent validity are also appropriate. While future research is necessary to confirm their psychometric properties, these questionnaires are good measures to assess insomnia in a research or clinical context.","container-title":"L'Encephale","ISSN":"0013-7006","issue":"6","journalAbbreviation":"Encephale","language":"fre","note":"PMID: 9488928","page":"447-453","source":"PubMed","title":"[Evaluation of insomnia: validity of 3 questionnaires]","title-short":"[Evaluation of insomnia","volume":"23","author":[{"family":"Blais","given":"F. C."},{"family":"Gendron","given":"L."},{"family":"Mimeault","given":"V."},{"family":"Morin","given":"C. M."}],"issued":{"date-parts":[["1997",12]]}}}],"schema":"https://github.com/citation-style-language/schema/raw/master/csl-citation.json"} </w:instrText>
      </w:r>
      <w:r w:rsidR="00BD79F4"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(Blais et al., 1997)</w:t>
      </w:r>
      <w:r w:rsidR="00BD79F4" w:rsidRPr="007F576F">
        <w:rPr>
          <w:rFonts w:asciiTheme="minorHAnsi" w:hAnsiTheme="minorHAnsi" w:cstheme="minorHAnsi"/>
          <w:bCs/>
          <w:sz w:val="22"/>
          <w:szCs w:val="22"/>
        </w:rPr>
        <w:fldChar w:fldCharType="end"/>
      </w:r>
      <w:r w:rsidR="00BD79F4" w:rsidRPr="007F576F">
        <w:rPr>
          <w:rFonts w:asciiTheme="minorHAnsi" w:hAnsiTheme="minorHAnsi" w:cstheme="minorHAnsi"/>
          <w:bCs/>
          <w:sz w:val="22"/>
          <w:szCs w:val="22"/>
        </w:rPr>
        <w:t>. The Cronbach’s α of</w:t>
      </w:r>
      <w:r w:rsidR="006F54F5" w:rsidRPr="007F576F">
        <w:rPr>
          <w:rFonts w:asciiTheme="minorHAnsi" w:hAnsiTheme="minorHAnsi" w:cstheme="minorHAnsi"/>
          <w:bCs/>
          <w:sz w:val="22"/>
          <w:szCs w:val="22"/>
        </w:rPr>
        <w:t xml:space="preserve"> the</w:t>
      </w:r>
      <w:r w:rsidR="00BD79F4" w:rsidRPr="007F576F">
        <w:rPr>
          <w:rFonts w:asciiTheme="minorHAnsi" w:hAnsiTheme="minorHAnsi" w:cstheme="minorHAnsi"/>
          <w:bCs/>
          <w:sz w:val="22"/>
          <w:szCs w:val="22"/>
        </w:rPr>
        <w:t xml:space="preserve"> PSQI in </w:t>
      </w:r>
      <w:r w:rsidR="006F54F5" w:rsidRPr="007F576F">
        <w:rPr>
          <w:rFonts w:asciiTheme="minorHAnsi" w:hAnsiTheme="minorHAnsi" w:cstheme="minorHAnsi"/>
          <w:bCs/>
          <w:sz w:val="22"/>
          <w:szCs w:val="22"/>
        </w:rPr>
        <w:t>our</w:t>
      </w:r>
      <w:r w:rsidR="00BD79F4" w:rsidRPr="007F576F">
        <w:rPr>
          <w:rFonts w:asciiTheme="minorHAnsi" w:hAnsiTheme="minorHAnsi" w:cstheme="minorHAnsi"/>
          <w:bCs/>
          <w:sz w:val="22"/>
          <w:szCs w:val="22"/>
        </w:rPr>
        <w:t xml:space="preserve"> </w:t>
      </w:r>
      <w:r w:rsidR="006F54F5" w:rsidRPr="007F576F">
        <w:rPr>
          <w:rFonts w:asciiTheme="minorHAnsi" w:hAnsiTheme="minorHAnsi" w:cstheme="minorHAnsi"/>
          <w:bCs/>
          <w:sz w:val="22"/>
          <w:szCs w:val="22"/>
        </w:rPr>
        <w:t>study</w:t>
      </w:r>
      <w:r w:rsidR="00BD79F4" w:rsidRPr="007F576F">
        <w:rPr>
          <w:rFonts w:asciiTheme="minorHAnsi" w:hAnsiTheme="minorHAnsi" w:cstheme="minorHAnsi"/>
          <w:bCs/>
          <w:sz w:val="22"/>
          <w:szCs w:val="22"/>
        </w:rPr>
        <w:t xml:space="preserve"> was 0.76.</w:t>
      </w:r>
    </w:p>
    <w:p w14:paraId="31E7E890" w14:textId="5BADE6C5" w:rsidR="00687329" w:rsidRPr="007F576F" w:rsidRDefault="00687329" w:rsidP="009C5D51">
      <w:pPr>
        <w:rPr>
          <w:rFonts w:asciiTheme="minorHAnsi" w:hAnsiTheme="minorHAnsi" w:cstheme="minorHAnsi"/>
          <w:bCs/>
          <w:sz w:val="22"/>
          <w:szCs w:val="22"/>
        </w:rPr>
      </w:pPr>
    </w:p>
    <w:p w14:paraId="3E2BA6D9" w14:textId="77777777" w:rsidR="00284735" w:rsidRPr="007F576F" w:rsidRDefault="00284735" w:rsidP="00284735">
      <w:pPr>
        <w:jc w:val="both"/>
        <w:rPr>
          <w:rFonts w:asciiTheme="minorHAnsi" w:hAnsiTheme="minorHAnsi" w:cstheme="minorHAnsi"/>
          <w:bCs/>
          <w:i/>
          <w:iCs/>
          <w:sz w:val="22"/>
          <w:szCs w:val="22"/>
        </w:rPr>
      </w:pPr>
      <w:r w:rsidRPr="007F576F">
        <w:rPr>
          <w:rFonts w:asciiTheme="minorHAnsi" w:hAnsiTheme="minorHAnsi" w:cstheme="minorHAnsi"/>
          <w:bCs/>
          <w:i/>
          <w:iCs/>
          <w:sz w:val="22"/>
          <w:szCs w:val="22"/>
        </w:rPr>
        <w:t>Individual factors</w:t>
      </w:r>
    </w:p>
    <w:p w14:paraId="2BACA1E2" w14:textId="77777777" w:rsidR="00284735" w:rsidRPr="007F576F" w:rsidRDefault="00284735" w:rsidP="00284735">
      <w:pPr>
        <w:jc w:val="both"/>
        <w:rPr>
          <w:rFonts w:asciiTheme="minorHAnsi" w:hAnsiTheme="minorHAnsi" w:cstheme="minorHAnsi"/>
          <w:bCs/>
          <w:i/>
          <w:iCs/>
          <w:sz w:val="22"/>
          <w:szCs w:val="22"/>
        </w:rPr>
      </w:pPr>
    </w:p>
    <w:p w14:paraId="18CB26C8" w14:textId="11C3660C" w:rsidR="00284735" w:rsidRPr="007F576F" w:rsidRDefault="006F54F5" w:rsidP="00284735">
      <w:pPr>
        <w:jc w:val="both"/>
        <w:rPr>
          <w:rFonts w:asciiTheme="minorHAnsi" w:hAnsiTheme="minorHAnsi" w:cstheme="minorHAnsi"/>
          <w:bCs/>
          <w:sz w:val="22"/>
          <w:szCs w:val="22"/>
        </w:rPr>
      </w:pPr>
      <w:r w:rsidRPr="007F576F">
        <w:rPr>
          <w:rFonts w:asciiTheme="minorHAnsi" w:hAnsiTheme="minorHAnsi" w:cstheme="minorHAnsi"/>
          <w:bCs/>
          <w:sz w:val="22"/>
          <w:szCs w:val="22"/>
        </w:rPr>
        <w:t>Non-</w:t>
      </w:r>
      <w:r w:rsidR="00284735" w:rsidRPr="007F576F">
        <w:rPr>
          <w:rFonts w:asciiTheme="minorHAnsi" w:hAnsiTheme="minorHAnsi" w:cstheme="minorHAnsi"/>
          <w:bCs/>
          <w:sz w:val="22"/>
          <w:szCs w:val="22"/>
        </w:rPr>
        <w:t xml:space="preserve">modifiable factors </w:t>
      </w:r>
      <w:r w:rsidRPr="007F576F">
        <w:rPr>
          <w:rFonts w:asciiTheme="minorHAnsi" w:hAnsiTheme="minorHAnsi" w:cstheme="minorHAnsi"/>
          <w:bCs/>
          <w:sz w:val="22"/>
          <w:szCs w:val="22"/>
        </w:rPr>
        <w:t xml:space="preserve">include </w:t>
      </w:r>
      <w:r w:rsidR="00284735" w:rsidRPr="007F576F">
        <w:rPr>
          <w:rFonts w:asciiTheme="minorHAnsi" w:hAnsiTheme="minorHAnsi" w:cstheme="minorHAnsi"/>
          <w:bCs/>
          <w:sz w:val="22"/>
          <w:szCs w:val="22"/>
        </w:rPr>
        <w:t xml:space="preserve">sociodemographic </w:t>
      </w:r>
      <w:r w:rsidRPr="007F576F">
        <w:rPr>
          <w:rFonts w:asciiTheme="minorHAnsi" w:hAnsiTheme="minorHAnsi" w:cstheme="minorHAnsi"/>
          <w:bCs/>
          <w:sz w:val="22"/>
          <w:szCs w:val="22"/>
        </w:rPr>
        <w:t>characteristics</w:t>
      </w:r>
      <w:r w:rsidR="00284735" w:rsidRPr="007F576F">
        <w:rPr>
          <w:rFonts w:asciiTheme="minorHAnsi" w:hAnsiTheme="minorHAnsi" w:cstheme="minorHAnsi"/>
          <w:bCs/>
          <w:sz w:val="22"/>
          <w:szCs w:val="22"/>
        </w:rPr>
        <w:t xml:space="preserve"> (age </w:t>
      </w:r>
      <w:r w:rsidRPr="007F576F">
        <w:rPr>
          <w:rFonts w:asciiTheme="minorHAnsi" w:hAnsiTheme="minorHAnsi" w:cstheme="minorHAnsi"/>
          <w:bCs/>
          <w:sz w:val="22"/>
          <w:szCs w:val="22"/>
        </w:rPr>
        <w:t>[</w:t>
      </w:r>
      <w:r w:rsidR="0046728F" w:rsidRPr="007F576F">
        <w:rPr>
          <w:rFonts w:asciiTheme="minorHAnsi" w:hAnsiTheme="minorHAnsi" w:cstheme="minorHAnsi"/>
          <w:bCs/>
          <w:sz w:val="22"/>
          <w:szCs w:val="22"/>
        </w:rPr>
        <w:t>continuous</w:t>
      </w:r>
      <w:r w:rsidRPr="007F576F">
        <w:rPr>
          <w:rFonts w:asciiTheme="minorHAnsi" w:hAnsiTheme="minorHAnsi" w:cstheme="minorHAnsi"/>
          <w:bCs/>
          <w:sz w:val="22"/>
          <w:szCs w:val="22"/>
        </w:rPr>
        <w:t>] and</w:t>
      </w:r>
      <w:r w:rsidR="00284735" w:rsidRPr="007F576F">
        <w:rPr>
          <w:rFonts w:asciiTheme="minorHAnsi" w:hAnsiTheme="minorHAnsi" w:cstheme="minorHAnsi"/>
          <w:bCs/>
          <w:sz w:val="22"/>
          <w:szCs w:val="22"/>
        </w:rPr>
        <w:t xml:space="preserve"> sex </w:t>
      </w:r>
      <w:r w:rsidRPr="007F576F">
        <w:rPr>
          <w:rFonts w:asciiTheme="minorHAnsi" w:hAnsiTheme="minorHAnsi" w:cstheme="minorHAnsi"/>
          <w:bCs/>
          <w:sz w:val="22"/>
          <w:szCs w:val="22"/>
        </w:rPr>
        <w:t>[</w:t>
      </w:r>
      <w:r w:rsidR="00284735" w:rsidRPr="007F576F">
        <w:rPr>
          <w:rFonts w:asciiTheme="minorHAnsi" w:hAnsiTheme="minorHAnsi" w:cstheme="minorHAnsi"/>
          <w:bCs/>
          <w:sz w:val="22"/>
          <w:szCs w:val="22"/>
        </w:rPr>
        <w:t>male</w:t>
      </w:r>
      <w:r w:rsidRPr="007F576F">
        <w:rPr>
          <w:rFonts w:asciiTheme="minorHAnsi" w:hAnsiTheme="minorHAnsi" w:cstheme="minorHAnsi"/>
          <w:bCs/>
          <w:sz w:val="22"/>
          <w:szCs w:val="22"/>
        </w:rPr>
        <w:t xml:space="preserve"> or</w:t>
      </w:r>
      <w:r w:rsidR="00284735" w:rsidRPr="007F576F">
        <w:rPr>
          <w:rFonts w:asciiTheme="minorHAnsi" w:hAnsiTheme="minorHAnsi" w:cstheme="minorHAnsi"/>
          <w:bCs/>
          <w:sz w:val="22"/>
          <w:szCs w:val="22"/>
        </w:rPr>
        <w:t xml:space="preserve"> female</w:t>
      </w:r>
      <w:r w:rsidRPr="007F576F">
        <w:rPr>
          <w:rFonts w:asciiTheme="minorHAnsi" w:hAnsiTheme="minorHAnsi" w:cstheme="minorHAnsi"/>
          <w:bCs/>
          <w:sz w:val="22"/>
          <w:szCs w:val="22"/>
        </w:rPr>
        <w:t>]</w:t>
      </w:r>
      <w:r w:rsidR="00284735" w:rsidRPr="007F576F">
        <w:rPr>
          <w:rFonts w:asciiTheme="minorHAnsi" w:hAnsiTheme="minorHAnsi" w:cstheme="minorHAnsi"/>
          <w:bCs/>
          <w:sz w:val="22"/>
          <w:szCs w:val="22"/>
        </w:rPr>
        <w:t>)</w:t>
      </w:r>
      <w:r w:rsidRPr="007F576F">
        <w:rPr>
          <w:rFonts w:asciiTheme="minorHAnsi" w:hAnsiTheme="minorHAnsi" w:cstheme="minorHAnsi"/>
          <w:bCs/>
          <w:sz w:val="22"/>
          <w:szCs w:val="22"/>
        </w:rPr>
        <w:t>,</w:t>
      </w:r>
      <w:r w:rsidR="00284735" w:rsidRPr="007F576F">
        <w:rPr>
          <w:rFonts w:asciiTheme="minorHAnsi" w:hAnsiTheme="minorHAnsi" w:cstheme="minorHAnsi"/>
          <w:bCs/>
          <w:sz w:val="22"/>
          <w:szCs w:val="22"/>
        </w:rPr>
        <w:t xml:space="preserve"> family caregiver </w:t>
      </w:r>
      <w:r w:rsidRPr="007F576F">
        <w:rPr>
          <w:rFonts w:asciiTheme="minorHAnsi" w:hAnsiTheme="minorHAnsi" w:cstheme="minorHAnsi"/>
          <w:bCs/>
          <w:sz w:val="22"/>
          <w:szCs w:val="22"/>
        </w:rPr>
        <w:t xml:space="preserve">responsibilities </w:t>
      </w:r>
      <w:r w:rsidR="00284735" w:rsidRPr="007F576F">
        <w:rPr>
          <w:rFonts w:asciiTheme="minorHAnsi" w:hAnsiTheme="minorHAnsi" w:cstheme="minorHAnsi"/>
          <w:bCs/>
          <w:sz w:val="22"/>
          <w:szCs w:val="22"/>
        </w:rPr>
        <w:t>(yes</w:t>
      </w:r>
      <w:r w:rsidRPr="007F576F">
        <w:rPr>
          <w:rFonts w:asciiTheme="minorHAnsi" w:hAnsiTheme="minorHAnsi" w:cstheme="minorHAnsi"/>
          <w:bCs/>
          <w:sz w:val="22"/>
          <w:szCs w:val="22"/>
        </w:rPr>
        <w:t xml:space="preserve"> or</w:t>
      </w:r>
      <w:r w:rsidR="00284735" w:rsidRPr="007F576F">
        <w:rPr>
          <w:rFonts w:asciiTheme="minorHAnsi" w:hAnsiTheme="minorHAnsi" w:cstheme="minorHAnsi"/>
          <w:bCs/>
          <w:sz w:val="22"/>
          <w:szCs w:val="22"/>
        </w:rPr>
        <w:t xml:space="preserve"> no), history of recurrent major depression (yes</w:t>
      </w:r>
      <w:r w:rsidRPr="007F576F">
        <w:rPr>
          <w:rFonts w:asciiTheme="minorHAnsi" w:hAnsiTheme="minorHAnsi" w:cstheme="minorHAnsi"/>
          <w:bCs/>
          <w:sz w:val="22"/>
          <w:szCs w:val="22"/>
        </w:rPr>
        <w:t xml:space="preserve"> or </w:t>
      </w:r>
      <w:r w:rsidR="00284735" w:rsidRPr="007F576F">
        <w:rPr>
          <w:rFonts w:asciiTheme="minorHAnsi" w:hAnsiTheme="minorHAnsi" w:cstheme="minorHAnsi"/>
          <w:bCs/>
          <w:sz w:val="22"/>
          <w:szCs w:val="22"/>
        </w:rPr>
        <w:t>no)</w:t>
      </w:r>
      <w:r w:rsidR="003C6ABB"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and</w:t>
      </w:r>
      <w:r w:rsidR="003C6ABB" w:rsidRPr="007F576F">
        <w:rPr>
          <w:rFonts w:asciiTheme="minorHAnsi" w:hAnsiTheme="minorHAnsi" w:cstheme="minorHAnsi"/>
          <w:bCs/>
          <w:sz w:val="22"/>
          <w:szCs w:val="22"/>
        </w:rPr>
        <w:t xml:space="preserve"> chronic illness (yes</w:t>
      </w:r>
      <w:r w:rsidRPr="007F576F">
        <w:rPr>
          <w:rFonts w:asciiTheme="minorHAnsi" w:hAnsiTheme="minorHAnsi" w:cstheme="minorHAnsi"/>
          <w:bCs/>
          <w:sz w:val="22"/>
          <w:szCs w:val="22"/>
        </w:rPr>
        <w:t xml:space="preserve"> or</w:t>
      </w:r>
      <w:r w:rsidR="003C6ABB" w:rsidRPr="007F576F">
        <w:rPr>
          <w:rFonts w:asciiTheme="minorHAnsi" w:hAnsiTheme="minorHAnsi" w:cstheme="minorHAnsi"/>
          <w:bCs/>
          <w:sz w:val="22"/>
          <w:szCs w:val="22"/>
        </w:rPr>
        <w:t xml:space="preserve"> no)</w:t>
      </w:r>
      <w:r w:rsidR="00284735" w:rsidRPr="007F576F">
        <w:rPr>
          <w:rFonts w:asciiTheme="minorHAnsi" w:hAnsiTheme="minorHAnsi" w:cstheme="minorHAnsi"/>
          <w:bCs/>
          <w:sz w:val="22"/>
          <w:szCs w:val="22"/>
        </w:rPr>
        <w:t>.</w:t>
      </w:r>
    </w:p>
    <w:p w14:paraId="7BA652B1" w14:textId="512C070A" w:rsidR="0065694E" w:rsidRPr="007F576F" w:rsidRDefault="00A64555" w:rsidP="00284735">
      <w:pPr>
        <w:jc w:val="both"/>
        <w:rPr>
          <w:rFonts w:asciiTheme="minorHAnsi" w:hAnsiTheme="minorHAnsi" w:cstheme="minorHAnsi"/>
          <w:bCs/>
          <w:sz w:val="22"/>
          <w:szCs w:val="22"/>
        </w:rPr>
      </w:pPr>
      <w:r w:rsidRPr="007F576F">
        <w:rPr>
          <w:rFonts w:asciiTheme="minorHAnsi" w:hAnsiTheme="minorHAnsi" w:cstheme="minorHAnsi"/>
          <w:bCs/>
          <w:sz w:val="22"/>
          <w:szCs w:val="22"/>
        </w:rPr>
        <w:t>M</w:t>
      </w:r>
      <w:r w:rsidR="00284735" w:rsidRPr="007F576F">
        <w:rPr>
          <w:rFonts w:asciiTheme="minorHAnsi" w:hAnsiTheme="minorHAnsi" w:cstheme="minorHAnsi"/>
          <w:bCs/>
          <w:sz w:val="22"/>
          <w:szCs w:val="22"/>
        </w:rPr>
        <w:t xml:space="preserve">odifiable individual factors </w:t>
      </w:r>
      <w:r w:rsidR="00756BF7" w:rsidRPr="007F576F">
        <w:rPr>
          <w:rFonts w:asciiTheme="minorHAnsi" w:hAnsiTheme="minorHAnsi" w:cstheme="minorHAnsi"/>
          <w:bCs/>
          <w:sz w:val="22"/>
          <w:szCs w:val="22"/>
        </w:rPr>
        <w:t>include</w:t>
      </w:r>
      <w:r w:rsidR="00284735" w:rsidRPr="007F576F">
        <w:rPr>
          <w:rFonts w:asciiTheme="minorHAnsi" w:hAnsiTheme="minorHAnsi" w:cstheme="minorHAnsi"/>
          <w:bCs/>
          <w:sz w:val="22"/>
          <w:szCs w:val="22"/>
        </w:rPr>
        <w:t xml:space="preserve"> overweight/obesity </w:t>
      </w:r>
      <w:r w:rsidR="00756BF7" w:rsidRPr="007F576F">
        <w:rPr>
          <w:rFonts w:asciiTheme="minorHAnsi" w:hAnsiTheme="minorHAnsi" w:cstheme="minorHAnsi"/>
          <w:bCs/>
          <w:sz w:val="22"/>
          <w:szCs w:val="22"/>
        </w:rPr>
        <w:t>(</w:t>
      </w:r>
      <w:r w:rsidR="00284735" w:rsidRPr="007F576F">
        <w:rPr>
          <w:rFonts w:asciiTheme="minorHAnsi" w:hAnsiTheme="minorHAnsi" w:cstheme="minorHAnsi"/>
          <w:bCs/>
          <w:sz w:val="22"/>
          <w:szCs w:val="22"/>
        </w:rPr>
        <w:t>body mass index ≥</w:t>
      </w:r>
      <w:r w:rsidR="00756BF7" w:rsidRPr="007F576F">
        <w:rPr>
          <w:rFonts w:asciiTheme="minorHAnsi" w:hAnsiTheme="minorHAnsi" w:cstheme="minorHAnsi"/>
          <w:bCs/>
          <w:sz w:val="22"/>
          <w:szCs w:val="22"/>
        </w:rPr>
        <w:t xml:space="preserve"> </w:t>
      </w:r>
      <w:r w:rsidR="00284735" w:rsidRPr="007F576F">
        <w:rPr>
          <w:rFonts w:asciiTheme="minorHAnsi" w:hAnsiTheme="minorHAnsi" w:cstheme="minorHAnsi"/>
          <w:bCs/>
          <w:sz w:val="22"/>
          <w:szCs w:val="22"/>
        </w:rPr>
        <w:t>25</w:t>
      </w:r>
      <w:r w:rsidR="003C6ABB" w:rsidRPr="007F576F">
        <w:rPr>
          <w:rFonts w:asciiTheme="minorHAnsi" w:hAnsiTheme="minorHAnsi" w:cstheme="minorHAnsi"/>
          <w:bCs/>
          <w:sz w:val="22"/>
          <w:szCs w:val="22"/>
        </w:rPr>
        <w:t xml:space="preserve"> </w:t>
      </w:r>
      <w:r w:rsidR="00756BF7" w:rsidRPr="007F576F">
        <w:rPr>
          <w:rFonts w:asciiTheme="minorHAnsi" w:hAnsiTheme="minorHAnsi" w:cstheme="minorHAnsi"/>
          <w:bCs/>
          <w:sz w:val="22"/>
          <w:szCs w:val="22"/>
        </w:rPr>
        <w:t>kg/m</w:t>
      </w:r>
      <w:r w:rsidR="00756BF7" w:rsidRPr="007F576F">
        <w:rPr>
          <w:rFonts w:asciiTheme="minorHAnsi" w:hAnsiTheme="minorHAnsi" w:cstheme="minorHAnsi"/>
          <w:bCs/>
          <w:sz w:val="22"/>
          <w:szCs w:val="22"/>
          <w:vertAlign w:val="superscript"/>
        </w:rPr>
        <w:t>2</w:t>
      </w:r>
      <w:r w:rsidR="00756BF7" w:rsidRPr="007F576F">
        <w:rPr>
          <w:rFonts w:asciiTheme="minorHAnsi" w:hAnsiTheme="minorHAnsi" w:cstheme="minorHAnsi"/>
          <w:bCs/>
          <w:sz w:val="22"/>
          <w:szCs w:val="22"/>
        </w:rPr>
        <w:t xml:space="preserve">; </w:t>
      </w:r>
      <w:r w:rsidR="00284735" w:rsidRPr="007F576F">
        <w:rPr>
          <w:rFonts w:asciiTheme="minorHAnsi" w:hAnsiTheme="minorHAnsi" w:cstheme="minorHAnsi"/>
          <w:bCs/>
          <w:sz w:val="22"/>
          <w:szCs w:val="22"/>
        </w:rPr>
        <w:t>yes</w:t>
      </w:r>
      <w:r w:rsidR="00756BF7" w:rsidRPr="007F576F">
        <w:rPr>
          <w:rFonts w:asciiTheme="minorHAnsi" w:hAnsiTheme="minorHAnsi" w:cstheme="minorHAnsi"/>
          <w:bCs/>
          <w:sz w:val="22"/>
          <w:szCs w:val="22"/>
        </w:rPr>
        <w:t xml:space="preserve"> or</w:t>
      </w:r>
      <w:r w:rsidR="00284735" w:rsidRPr="007F576F">
        <w:rPr>
          <w:rFonts w:asciiTheme="minorHAnsi" w:hAnsiTheme="minorHAnsi" w:cstheme="minorHAnsi"/>
          <w:bCs/>
          <w:sz w:val="22"/>
          <w:szCs w:val="22"/>
        </w:rPr>
        <w:t xml:space="preserve"> no), hard smoking (</w:t>
      </w:r>
      <w:r w:rsidR="00756BF7" w:rsidRPr="007F576F">
        <w:rPr>
          <w:rFonts w:asciiTheme="minorHAnsi" w:hAnsiTheme="minorHAnsi" w:cstheme="minorHAnsi"/>
          <w:bCs/>
          <w:sz w:val="22"/>
          <w:szCs w:val="22"/>
        </w:rPr>
        <w:t xml:space="preserve">smoking </w:t>
      </w:r>
      <w:r w:rsidR="00284735" w:rsidRPr="007F576F">
        <w:rPr>
          <w:rFonts w:asciiTheme="minorHAnsi" w:hAnsiTheme="minorHAnsi" w:cstheme="minorHAnsi"/>
          <w:bCs/>
          <w:sz w:val="22"/>
          <w:szCs w:val="22"/>
        </w:rPr>
        <w:t>≥ 20</w:t>
      </w:r>
      <w:r w:rsidR="00756BF7" w:rsidRPr="007F576F">
        <w:rPr>
          <w:rFonts w:asciiTheme="minorHAnsi" w:hAnsiTheme="minorHAnsi" w:cstheme="minorHAnsi"/>
          <w:bCs/>
          <w:sz w:val="22"/>
          <w:szCs w:val="22"/>
        </w:rPr>
        <w:t xml:space="preserve"> cigarettes per day;</w:t>
      </w:r>
      <w:r w:rsidR="00284735" w:rsidRPr="007F576F">
        <w:rPr>
          <w:rFonts w:asciiTheme="minorHAnsi" w:hAnsiTheme="minorHAnsi" w:cstheme="minorHAnsi"/>
          <w:bCs/>
          <w:sz w:val="22"/>
          <w:szCs w:val="22"/>
        </w:rPr>
        <w:t xml:space="preserve"> yes</w:t>
      </w:r>
      <w:r w:rsidR="00756BF7" w:rsidRPr="007F576F">
        <w:rPr>
          <w:rFonts w:asciiTheme="minorHAnsi" w:hAnsiTheme="minorHAnsi" w:cstheme="minorHAnsi"/>
          <w:bCs/>
          <w:sz w:val="22"/>
          <w:szCs w:val="22"/>
        </w:rPr>
        <w:t xml:space="preserve"> or</w:t>
      </w:r>
      <w:r w:rsidR="00284735" w:rsidRPr="007F576F">
        <w:rPr>
          <w:rFonts w:asciiTheme="minorHAnsi" w:hAnsiTheme="minorHAnsi" w:cstheme="minorHAnsi"/>
          <w:bCs/>
          <w:sz w:val="22"/>
          <w:szCs w:val="22"/>
        </w:rPr>
        <w:t xml:space="preserve"> no), </w:t>
      </w:r>
      <w:r w:rsidR="003C6ABB" w:rsidRPr="007F576F">
        <w:rPr>
          <w:rFonts w:asciiTheme="minorHAnsi" w:hAnsiTheme="minorHAnsi" w:cstheme="minorHAnsi"/>
          <w:bCs/>
          <w:sz w:val="22"/>
          <w:szCs w:val="22"/>
        </w:rPr>
        <w:t>h</w:t>
      </w:r>
      <w:r w:rsidR="00284735" w:rsidRPr="007F576F">
        <w:rPr>
          <w:rFonts w:asciiTheme="minorHAnsi" w:hAnsiTheme="minorHAnsi" w:cstheme="minorHAnsi"/>
          <w:bCs/>
          <w:sz w:val="22"/>
          <w:szCs w:val="22"/>
        </w:rPr>
        <w:t xml:space="preserve">azardous drinking </w:t>
      </w:r>
      <w:r w:rsidR="00756BF7" w:rsidRPr="007F576F">
        <w:rPr>
          <w:rFonts w:asciiTheme="minorHAnsi" w:hAnsiTheme="minorHAnsi" w:cstheme="minorHAnsi"/>
          <w:bCs/>
          <w:sz w:val="22"/>
          <w:szCs w:val="22"/>
        </w:rPr>
        <w:t xml:space="preserve">(score ≥ 2 on the </w:t>
      </w:r>
      <w:r w:rsidR="00284735" w:rsidRPr="007F576F">
        <w:rPr>
          <w:rFonts w:asciiTheme="minorHAnsi" w:hAnsiTheme="minorHAnsi" w:cstheme="minorHAnsi"/>
          <w:bCs/>
          <w:sz w:val="22"/>
          <w:szCs w:val="22"/>
        </w:rPr>
        <w:t>CAGE questionnaire</w:t>
      </w:r>
      <w:r w:rsidR="00756BF7" w:rsidRPr="007F576F">
        <w:rPr>
          <w:rFonts w:asciiTheme="minorHAnsi" w:hAnsiTheme="minorHAnsi" w:cstheme="minorHAnsi"/>
          <w:bCs/>
          <w:sz w:val="22"/>
          <w:szCs w:val="22"/>
        </w:rPr>
        <w:t>; yes or no)</w:t>
      </w:r>
      <w:r w:rsidR="00284735" w:rsidRPr="007F576F">
        <w:rPr>
          <w:rFonts w:asciiTheme="minorHAnsi" w:hAnsiTheme="minorHAnsi" w:cstheme="minorHAnsi"/>
          <w:bCs/>
          <w:sz w:val="22"/>
          <w:szCs w:val="22"/>
        </w:rPr>
        <w:t xml:space="preserve"> </w:t>
      </w:r>
      <w:r w:rsidR="00284735" w:rsidRPr="007F576F">
        <w:rPr>
          <w:rFonts w:asciiTheme="minorHAnsi" w:hAnsiTheme="minorHAnsi" w:cstheme="minorHAnsi"/>
          <w:bCs/>
          <w:sz w:val="22"/>
          <w:szCs w:val="22"/>
        </w:rPr>
        <w:fldChar w:fldCharType="begin"/>
      </w:r>
      <w:r w:rsidR="001705A3" w:rsidRPr="007F576F">
        <w:rPr>
          <w:rFonts w:asciiTheme="minorHAnsi" w:hAnsiTheme="minorHAnsi" w:cstheme="minorHAnsi"/>
          <w:bCs/>
          <w:sz w:val="22"/>
          <w:szCs w:val="22"/>
        </w:rPr>
        <w:instrText xml:space="preserve"> ADDIN ZOTERO_ITEM CSL_CITATION {"citationID":"CLHYfrVp","properties":{"formattedCitation":"(Rueff et al., 1989)","plainCitation":"(Rueff et al., 1989)","noteIndex":0},"citationItems":[{"id":3944,"uris":["http://zotero.org/users/5596036/items/GHBQG97V"],"itemData":{"id":3944,"type":"article-journal","abstract":"A French adaptation of the CAGE questionnaire was used as a self-administered test in 200 outpatients (heart clinic 100, gastroenterology clinic 100) from a French University Hospital. People with two positive items or more were regarded as potential \"alcoholics\", i.e. indulging in excessive alcohol consumption without being alcohol-dependent. With a 9.5 per cent prevalence of \"alcoholics\", 95.5 per cent of out-patients were correctly classified.","container-title":"Presse Medicale (Paris, France: 1983)","ISSN":"0755-4982","issue":"33","journalAbbreviation":"Presse Med","language":"fre","note":"PMID: 2530553","page":"1654-1656","source":"PubMed","title":"[Detection of alcoholic patients using the systematic CAGE autoquestionnaire. In out patients]","volume":"18","author":[{"family":"Rueff","given":"B."},{"family":"Crnac","given":"J."},{"family":"Darne","given":"B."}],"issued":{"date-parts":[["1989",10,14]]}}}],"schema":"https://github.com/citation-style-language/schema/raw/master/csl-citation.json"} </w:instrText>
      </w:r>
      <w:r w:rsidR="00284735"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(Rueff et al., 1989)</w:t>
      </w:r>
      <w:r w:rsidR="00284735" w:rsidRPr="007F576F">
        <w:rPr>
          <w:rFonts w:asciiTheme="minorHAnsi" w:hAnsiTheme="minorHAnsi" w:cstheme="minorHAnsi"/>
          <w:bCs/>
          <w:sz w:val="22"/>
          <w:szCs w:val="22"/>
        </w:rPr>
        <w:fldChar w:fldCharType="end"/>
      </w:r>
      <w:r w:rsidR="00284735" w:rsidRPr="007F576F">
        <w:rPr>
          <w:rFonts w:asciiTheme="minorHAnsi" w:hAnsiTheme="minorHAnsi" w:cstheme="minorHAnsi"/>
          <w:bCs/>
          <w:sz w:val="22"/>
          <w:szCs w:val="22"/>
        </w:rPr>
        <w:t>,</w:t>
      </w:r>
      <w:r w:rsidR="00756BF7" w:rsidRPr="007F576F">
        <w:rPr>
          <w:rFonts w:asciiTheme="minorHAnsi" w:hAnsiTheme="minorHAnsi" w:cstheme="minorHAnsi"/>
          <w:bCs/>
          <w:sz w:val="22"/>
          <w:szCs w:val="22"/>
        </w:rPr>
        <w:t xml:space="preserve"> and</w:t>
      </w:r>
      <w:r w:rsidR="00284735" w:rsidRPr="007F576F">
        <w:rPr>
          <w:rFonts w:asciiTheme="minorHAnsi" w:hAnsiTheme="minorHAnsi" w:cstheme="minorHAnsi"/>
          <w:bCs/>
          <w:sz w:val="22"/>
          <w:szCs w:val="22"/>
        </w:rPr>
        <w:t xml:space="preserve"> </w:t>
      </w:r>
      <w:r w:rsidR="003C6ABB" w:rsidRPr="007F576F">
        <w:rPr>
          <w:rFonts w:asciiTheme="minorHAnsi" w:hAnsiTheme="minorHAnsi" w:cstheme="minorHAnsi"/>
          <w:bCs/>
          <w:sz w:val="22"/>
          <w:szCs w:val="22"/>
        </w:rPr>
        <w:t>h</w:t>
      </w:r>
      <w:r w:rsidR="00284735" w:rsidRPr="007F576F">
        <w:rPr>
          <w:rFonts w:asciiTheme="minorHAnsi" w:hAnsiTheme="minorHAnsi" w:cstheme="minorHAnsi"/>
          <w:bCs/>
          <w:sz w:val="22"/>
          <w:szCs w:val="22"/>
        </w:rPr>
        <w:t xml:space="preserve">igh coffee intake </w:t>
      </w:r>
      <w:r w:rsidR="00756BF7" w:rsidRPr="007F576F">
        <w:rPr>
          <w:rFonts w:asciiTheme="minorHAnsi" w:hAnsiTheme="minorHAnsi" w:cstheme="minorHAnsi"/>
          <w:bCs/>
          <w:sz w:val="22"/>
          <w:szCs w:val="22"/>
        </w:rPr>
        <w:t>(</w:t>
      </w:r>
      <w:r w:rsidR="00284735" w:rsidRPr="007F576F">
        <w:rPr>
          <w:rFonts w:asciiTheme="minorHAnsi" w:hAnsiTheme="minorHAnsi" w:cstheme="minorHAnsi"/>
          <w:bCs/>
          <w:sz w:val="22"/>
          <w:szCs w:val="22"/>
        </w:rPr>
        <w:t xml:space="preserve">≥ </w:t>
      </w:r>
      <w:r w:rsidR="00756BF7" w:rsidRPr="007F576F">
        <w:rPr>
          <w:rFonts w:asciiTheme="minorHAnsi" w:hAnsiTheme="minorHAnsi" w:cstheme="minorHAnsi"/>
          <w:bCs/>
          <w:sz w:val="22"/>
          <w:szCs w:val="22"/>
        </w:rPr>
        <w:t xml:space="preserve">5 </w:t>
      </w:r>
      <w:r w:rsidR="00284735" w:rsidRPr="007F576F">
        <w:rPr>
          <w:rFonts w:asciiTheme="minorHAnsi" w:hAnsiTheme="minorHAnsi" w:cstheme="minorHAnsi"/>
          <w:bCs/>
          <w:sz w:val="22"/>
          <w:szCs w:val="22"/>
        </w:rPr>
        <w:t>cups per day</w:t>
      </w:r>
      <w:r w:rsidR="00756BF7" w:rsidRPr="007F576F">
        <w:rPr>
          <w:rFonts w:asciiTheme="minorHAnsi" w:hAnsiTheme="minorHAnsi" w:cstheme="minorHAnsi"/>
          <w:bCs/>
          <w:sz w:val="22"/>
          <w:szCs w:val="22"/>
        </w:rPr>
        <w:t>; yes or no)</w:t>
      </w:r>
      <w:r w:rsidR="00CF1533" w:rsidRPr="007F576F">
        <w:rPr>
          <w:rFonts w:asciiTheme="minorHAnsi" w:hAnsiTheme="minorHAnsi" w:cstheme="minorHAnsi"/>
          <w:bCs/>
          <w:sz w:val="22"/>
          <w:szCs w:val="22"/>
        </w:rPr>
        <w:t xml:space="preserve"> </w:t>
      </w:r>
      <w:r w:rsidR="002F1D4F" w:rsidRPr="007F576F">
        <w:rPr>
          <w:rFonts w:asciiTheme="minorHAnsi" w:hAnsiTheme="minorHAnsi" w:cstheme="minorHAnsi"/>
          <w:bCs/>
          <w:sz w:val="22"/>
          <w:szCs w:val="22"/>
        </w:rPr>
        <w:fldChar w:fldCharType="begin"/>
      </w:r>
      <w:r w:rsidR="007C3589" w:rsidRPr="007F576F">
        <w:rPr>
          <w:rFonts w:asciiTheme="minorHAnsi" w:hAnsiTheme="minorHAnsi" w:cstheme="minorHAnsi"/>
          <w:bCs/>
          <w:sz w:val="22"/>
          <w:szCs w:val="22"/>
        </w:rPr>
        <w:instrText xml:space="preserve"> ADDIN ZOTERO_ITEM CSL_CITATION {"citationID":"pD6PS1Gc","properties":{"formattedCitation":"(Clark and Landolt, 2017)","plainCitation":"(Clark and Landolt, 2017)","noteIndex":0},"citationItems":[{"id":4210,"uris":["http://zotero.org/users/5596036/items/K6BTQRSY"],"itemData":{"id":4210,"type":"article-journal","abstract":"Caffeine is the most widely consumed psychoactive substance in the world. It is readily available in coffee and other foods and beverages, and is used to mitigate sleepiness, enhance performance, and treat apnea in premature infants. This review systematically explores evidence from epidemiological studies and randomized controlled trials as to whether coffee and caffeine have deleterious effects on sleep. Caffeine typically prolonged sleep latency, reduced total sleep time and sleep efficiency, and worsened perceived sleep quality. Slow-wave sleep and electroencephalographic (EEG) slow-wave activity were typically reduced, whereas stage-1, wakefulness, and arousals were increased. Dose- and timing-response relationships were established. The sleep of older adults may be more sensitive to caffeine compared to younger adults. Pronounced individual differences are also present in young people, and genetic studies isolated functional polymorphisms of genes implicated in adenosine neurotransmission and metabolism contributing to individual sensitivity to sleep disruption by caffeine. Most studies were conducted in male adults of Western countries, which limits the generalizability of the findings. Given the importance of good sleep for general health and functioning, longitudinal investigations aimed at establishing possible causal relationships among coffee- and caffeine-induced changes in sleep quality and health development are warranted.","container-title":"Sleep Medicine Reviews","DOI":"10.1016/j.smrv.2016.01.006","ISSN":"1532-2955","journalAbbreviation":"Sleep Med Rev","language":"eng","note":"PMID: 26899133","page":"70-78","source":"PubMed","title":"Coffee, caffeine, and sleep: A systematic review of epidemiological studies and randomized controlled trials","title-short":"Coffee, caffeine, and sleep","volume":"31","author":[{"family":"Clark","given":"Ian"},{"family":"Landolt","given":"Hans Peter"}],"issued":{"date-parts":[["2017",2]]}}}],"schema":"https://github.com/citation-style-language/schema/raw/master/csl-citation.json"} </w:instrText>
      </w:r>
      <w:r w:rsidR="002F1D4F"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(Clark and Landolt, 2017)</w:t>
      </w:r>
      <w:r w:rsidR="002F1D4F" w:rsidRPr="007F576F">
        <w:rPr>
          <w:rFonts w:asciiTheme="minorHAnsi" w:hAnsiTheme="minorHAnsi" w:cstheme="minorHAnsi"/>
          <w:bCs/>
          <w:sz w:val="22"/>
          <w:szCs w:val="22"/>
        </w:rPr>
        <w:fldChar w:fldCharType="end"/>
      </w:r>
      <w:r w:rsidR="00284735" w:rsidRPr="007F576F">
        <w:rPr>
          <w:rFonts w:asciiTheme="minorHAnsi" w:hAnsiTheme="minorHAnsi" w:cstheme="minorHAnsi"/>
          <w:bCs/>
          <w:sz w:val="22"/>
          <w:szCs w:val="22"/>
        </w:rPr>
        <w:t xml:space="preserve">. Physical activity was measured using the French version of the International Physical Activity Questionnaire </w:t>
      </w:r>
      <w:r w:rsidR="00284735" w:rsidRPr="007F576F">
        <w:rPr>
          <w:rFonts w:asciiTheme="minorHAnsi" w:hAnsiTheme="minorHAnsi" w:cstheme="minorHAnsi"/>
          <w:bCs/>
          <w:sz w:val="22"/>
          <w:szCs w:val="22"/>
        </w:rPr>
        <w:fldChar w:fldCharType="begin"/>
      </w:r>
      <w:r w:rsidR="00133BF6">
        <w:rPr>
          <w:rFonts w:asciiTheme="minorHAnsi" w:hAnsiTheme="minorHAnsi" w:cstheme="minorHAnsi"/>
          <w:bCs/>
          <w:sz w:val="22"/>
          <w:szCs w:val="22"/>
        </w:rPr>
        <w:instrText xml:space="preserve"> ADDIN ZOTERO_ITEM CSL_CITATION {"citationID":"NUCX5DjO","properties":{"formattedCitation":"(Hagstr\\uc0\\u246{}mer et al., 2006)","plainCitation":"(Hagströmer et al., 2006)","noteIndex":0},"citationItems":[{"id":4592,"uris":["http://zotero.org/users/5596036/items/H7GYNCB7"],"itemData":{"id":4592,"type":"article-journal","abstract":"INTRODUCTION: The International Physical Activity Questionnaire (IPAQ) was developed to measure health-related physical activity (PA) in populations. The short version of the IPAQ has been tested extensively and is now used in many international studies. The present study aimed to explore the validity characteristics of the long-version IPAQ.\nSUBJECTS AND METHODS: Forty-six voluntary healthy male and female subjects (age, mean +/- standard deviation: 40.7 +/- 10.3 years) participated in the study. PA indicators derived from the long, self-administered IPAQ were compared with data from an activity monitor and a PA log book for concurrent validity, and with aerobic fitness, body mass index (BMI) and percentage body fat for construct validity.\nRESULTS: Strong positive relationships were observed between the activity monitor data and the IPAQ data for total PA (rho = 0.55, P &lt; 0.001) and vigorous PA (rho = 0.71, P &lt; 0.001), but a weaker relationship for moderate PA (rho = 0.21, P = 0.051). Calculated MET-h day(-1) from the PA log book was significantly correlated with MET-h day(-1) from the IPAQ (rho = 0.67, P &lt; 0.001). A weak correlation was observed between IPAQ data for total PA and both aerobic fitness (rho = 0.21, P = 0.051) and BMI (rho = 0.25, P = 0.009). No significant correlation was observed between percentage body fat and IPAQ variables. Bland-Altman analysis suggested that the inability of activity monitors to detect certain types of activities might introduce a source of error in criterion validation studies.\nCONCLUSIONS: The long, self-administered IPAQ questionnaire has acceptable validity when assessing levels and patterns of PA in healthy adults.","container-title":"Public Health Nutrition","DOI":"10.1079/phn2005898","ISSN":"1368-9800","issue":"6","journalAbbreviation":"Public Health Nutr","language":"eng","note":"PMID: 16925881","page":"755-762","source":"PubMed","title":"The International Physical Activity Questionnaire (IPAQ): a study of concurrent and construct validity","title-short":"The International Physical Activity Questionnaire (IPAQ)","volume":"9","author":[{"family":"Hagströmer","given":"Maria"},{"family":"Oja","given":"Pekka"},{"family":"Sjöström","given":"Michael"}],"issued":{"date-parts":[["2006",9]]}}}],"schema":"https://github.com/citation-style-language/schema/raw/master/csl-citation.json"} </w:instrText>
      </w:r>
      <w:r w:rsidR="00284735" w:rsidRPr="007F576F">
        <w:rPr>
          <w:rFonts w:asciiTheme="minorHAnsi" w:hAnsiTheme="minorHAnsi" w:cstheme="minorHAnsi"/>
          <w:bCs/>
          <w:sz w:val="22"/>
          <w:szCs w:val="22"/>
        </w:rPr>
        <w:fldChar w:fldCharType="separate"/>
      </w:r>
      <w:r w:rsidR="00133BF6" w:rsidRPr="00133BF6">
        <w:rPr>
          <w:rFonts w:ascii="Calibri" w:hAnsiTheme="minorHAnsi" w:cs="Calibri"/>
          <w:sz w:val="22"/>
        </w:rPr>
        <w:t>(Hagströmer et al., 2006)</w:t>
      </w:r>
      <w:r w:rsidR="00284735" w:rsidRPr="007F576F">
        <w:rPr>
          <w:rFonts w:asciiTheme="minorHAnsi" w:hAnsiTheme="minorHAnsi" w:cstheme="minorHAnsi"/>
          <w:bCs/>
          <w:sz w:val="22"/>
          <w:szCs w:val="22"/>
        </w:rPr>
        <w:fldChar w:fldCharType="end"/>
      </w:r>
      <w:r w:rsidR="00756BF7" w:rsidRPr="007F576F">
        <w:rPr>
          <w:rFonts w:asciiTheme="minorHAnsi" w:hAnsiTheme="minorHAnsi" w:cstheme="minorHAnsi"/>
          <w:bCs/>
          <w:sz w:val="22"/>
          <w:szCs w:val="22"/>
        </w:rPr>
        <w:t>, which is widely used and recommended by the</w:t>
      </w:r>
      <w:r w:rsidR="00284735" w:rsidRPr="007F576F">
        <w:rPr>
          <w:rFonts w:asciiTheme="minorHAnsi" w:hAnsiTheme="minorHAnsi" w:cstheme="minorHAnsi"/>
          <w:bCs/>
          <w:sz w:val="22"/>
          <w:szCs w:val="22"/>
        </w:rPr>
        <w:t xml:space="preserve"> World Health Organization</w:t>
      </w:r>
      <w:r w:rsidR="00756BF7" w:rsidRPr="007F576F">
        <w:rPr>
          <w:rFonts w:asciiTheme="minorHAnsi" w:hAnsiTheme="minorHAnsi" w:cstheme="minorHAnsi"/>
          <w:bCs/>
          <w:sz w:val="22"/>
          <w:szCs w:val="22"/>
        </w:rPr>
        <w:t xml:space="preserve">. Physical activity </w:t>
      </w:r>
      <w:r w:rsidR="0065694E" w:rsidRPr="007F576F">
        <w:rPr>
          <w:rFonts w:asciiTheme="minorHAnsi" w:hAnsiTheme="minorHAnsi" w:cstheme="minorHAnsi"/>
          <w:bCs/>
          <w:sz w:val="22"/>
          <w:szCs w:val="22"/>
        </w:rPr>
        <w:t xml:space="preserve">was defined as low if </w:t>
      </w:r>
      <w:r w:rsidR="00756BF7" w:rsidRPr="007F576F">
        <w:rPr>
          <w:rFonts w:asciiTheme="minorHAnsi" w:hAnsiTheme="minorHAnsi" w:cstheme="minorHAnsi"/>
          <w:bCs/>
          <w:sz w:val="22"/>
          <w:szCs w:val="22"/>
        </w:rPr>
        <w:t>it was less than the re</w:t>
      </w:r>
      <w:r w:rsidR="0065694E" w:rsidRPr="007F576F">
        <w:rPr>
          <w:rFonts w:asciiTheme="minorHAnsi" w:hAnsiTheme="minorHAnsi" w:cstheme="minorHAnsi"/>
          <w:bCs/>
          <w:sz w:val="22"/>
          <w:szCs w:val="22"/>
        </w:rPr>
        <w:t>commend</w:t>
      </w:r>
      <w:r w:rsidR="00756BF7" w:rsidRPr="007F576F">
        <w:rPr>
          <w:rFonts w:asciiTheme="minorHAnsi" w:hAnsiTheme="minorHAnsi" w:cstheme="minorHAnsi"/>
          <w:bCs/>
          <w:sz w:val="22"/>
          <w:szCs w:val="22"/>
        </w:rPr>
        <w:t>ed minimum activity</w:t>
      </w:r>
      <w:r w:rsidR="0065694E" w:rsidRPr="007F576F">
        <w:rPr>
          <w:rFonts w:asciiTheme="minorHAnsi" w:hAnsiTheme="minorHAnsi" w:cstheme="minorHAnsi"/>
          <w:bCs/>
          <w:sz w:val="22"/>
          <w:szCs w:val="22"/>
        </w:rPr>
        <w:t xml:space="preserve"> </w:t>
      </w:r>
      <w:r w:rsidR="004C26F8" w:rsidRPr="007F576F">
        <w:rPr>
          <w:rFonts w:asciiTheme="minorHAnsi" w:hAnsiTheme="minorHAnsi" w:cstheme="minorHAnsi"/>
          <w:bCs/>
          <w:sz w:val="22"/>
          <w:szCs w:val="22"/>
        </w:rPr>
        <w:t>(≥</w:t>
      </w:r>
      <w:r w:rsidR="00756BF7" w:rsidRPr="007F576F">
        <w:rPr>
          <w:rFonts w:asciiTheme="minorHAnsi" w:hAnsiTheme="minorHAnsi" w:cstheme="minorHAnsi"/>
          <w:bCs/>
          <w:sz w:val="22"/>
          <w:szCs w:val="22"/>
        </w:rPr>
        <w:t xml:space="preserve"> </w:t>
      </w:r>
      <w:r w:rsidR="004C26F8" w:rsidRPr="007F576F">
        <w:rPr>
          <w:rFonts w:asciiTheme="minorHAnsi" w:hAnsiTheme="minorHAnsi" w:cstheme="minorHAnsi"/>
          <w:bCs/>
          <w:sz w:val="22"/>
          <w:szCs w:val="22"/>
        </w:rPr>
        <w:t>75 min of vigorous-intensity physical activity and ≥</w:t>
      </w:r>
      <w:r w:rsidR="00756BF7" w:rsidRPr="007F576F">
        <w:rPr>
          <w:rFonts w:asciiTheme="minorHAnsi" w:hAnsiTheme="minorHAnsi" w:cstheme="minorHAnsi"/>
          <w:bCs/>
          <w:sz w:val="22"/>
          <w:szCs w:val="22"/>
        </w:rPr>
        <w:t xml:space="preserve"> </w:t>
      </w:r>
      <w:r w:rsidR="004C26F8" w:rsidRPr="007F576F">
        <w:rPr>
          <w:rFonts w:asciiTheme="minorHAnsi" w:hAnsiTheme="minorHAnsi" w:cstheme="minorHAnsi"/>
          <w:bCs/>
          <w:sz w:val="22"/>
          <w:szCs w:val="22"/>
        </w:rPr>
        <w:t>150 min of moderate-intensity physical activity per week)</w:t>
      </w:r>
      <w:r w:rsidR="0065694E" w:rsidRPr="007F576F">
        <w:rPr>
          <w:rFonts w:asciiTheme="minorHAnsi" w:hAnsiTheme="minorHAnsi" w:cstheme="minorHAnsi"/>
          <w:bCs/>
          <w:sz w:val="22"/>
          <w:szCs w:val="22"/>
        </w:rPr>
        <w:t xml:space="preserve">, </w:t>
      </w:r>
      <w:r w:rsidR="00756BF7" w:rsidRPr="007F576F">
        <w:rPr>
          <w:rFonts w:asciiTheme="minorHAnsi" w:hAnsiTheme="minorHAnsi" w:cstheme="minorHAnsi"/>
          <w:bCs/>
          <w:sz w:val="22"/>
          <w:szCs w:val="22"/>
        </w:rPr>
        <w:t>moderate</w:t>
      </w:r>
      <w:r w:rsidR="0065694E" w:rsidRPr="007F576F">
        <w:rPr>
          <w:rFonts w:asciiTheme="minorHAnsi" w:hAnsiTheme="minorHAnsi" w:cstheme="minorHAnsi"/>
          <w:bCs/>
          <w:sz w:val="22"/>
          <w:szCs w:val="22"/>
        </w:rPr>
        <w:t xml:space="preserve"> if </w:t>
      </w:r>
      <w:r w:rsidR="00756BF7" w:rsidRPr="007F576F">
        <w:rPr>
          <w:rFonts w:asciiTheme="minorHAnsi" w:hAnsiTheme="minorHAnsi" w:cstheme="minorHAnsi"/>
          <w:bCs/>
          <w:sz w:val="22"/>
          <w:szCs w:val="22"/>
        </w:rPr>
        <w:t xml:space="preserve">it was </w:t>
      </w:r>
      <w:r w:rsidR="0065694E" w:rsidRPr="007F576F">
        <w:rPr>
          <w:rFonts w:asciiTheme="minorHAnsi" w:hAnsiTheme="minorHAnsi" w:cstheme="minorHAnsi"/>
          <w:bCs/>
          <w:sz w:val="22"/>
          <w:szCs w:val="22"/>
        </w:rPr>
        <w:t xml:space="preserve">above </w:t>
      </w:r>
      <w:r w:rsidR="00756BF7" w:rsidRPr="007F576F">
        <w:rPr>
          <w:rFonts w:asciiTheme="minorHAnsi" w:hAnsiTheme="minorHAnsi" w:cstheme="minorHAnsi"/>
          <w:bCs/>
          <w:sz w:val="22"/>
          <w:szCs w:val="22"/>
        </w:rPr>
        <w:t>the</w:t>
      </w:r>
      <w:r w:rsidR="0065694E" w:rsidRPr="007F576F">
        <w:rPr>
          <w:rFonts w:asciiTheme="minorHAnsi" w:hAnsiTheme="minorHAnsi" w:cstheme="minorHAnsi"/>
          <w:bCs/>
          <w:sz w:val="22"/>
          <w:szCs w:val="22"/>
        </w:rPr>
        <w:t xml:space="preserve"> recommend</w:t>
      </w:r>
      <w:r w:rsidR="00756BF7" w:rsidRPr="007F576F">
        <w:rPr>
          <w:rFonts w:asciiTheme="minorHAnsi" w:hAnsiTheme="minorHAnsi" w:cstheme="minorHAnsi"/>
          <w:bCs/>
          <w:sz w:val="22"/>
          <w:szCs w:val="22"/>
        </w:rPr>
        <w:t>ed minimum activity,</w:t>
      </w:r>
      <w:r w:rsidR="004C26F8" w:rsidRPr="007F576F">
        <w:rPr>
          <w:rFonts w:asciiTheme="minorHAnsi" w:hAnsiTheme="minorHAnsi" w:cstheme="minorHAnsi"/>
          <w:bCs/>
          <w:sz w:val="22"/>
          <w:szCs w:val="22"/>
        </w:rPr>
        <w:t xml:space="preserve"> and high if </w:t>
      </w:r>
      <w:r w:rsidR="00756BF7" w:rsidRPr="007F576F">
        <w:rPr>
          <w:rFonts w:asciiTheme="minorHAnsi" w:hAnsiTheme="minorHAnsi" w:cstheme="minorHAnsi"/>
          <w:bCs/>
          <w:sz w:val="22"/>
          <w:szCs w:val="22"/>
        </w:rPr>
        <w:t xml:space="preserve">it was </w:t>
      </w:r>
      <w:r w:rsidR="004C26F8" w:rsidRPr="007F576F">
        <w:rPr>
          <w:rFonts w:asciiTheme="minorHAnsi" w:hAnsiTheme="minorHAnsi" w:cstheme="minorHAnsi"/>
          <w:bCs/>
          <w:sz w:val="22"/>
          <w:szCs w:val="22"/>
        </w:rPr>
        <w:t xml:space="preserve">above </w:t>
      </w:r>
      <w:r w:rsidR="00756BF7" w:rsidRPr="007F576F">
        <w:rPr>
          <w:rFonts w:asciiTheme="minorHAnsi" w:hAnsiTheme="minorHAnsi" w:cstheme="minorHAnsi"/>
          <w:bCs/>
          <w:sz w:val="22"/>
          <w:szCs w:val="22"/>
        </w:rPr>
        <w:t xml:space="preserve">the </w:t>
      </w:r>
      <w:r w:rsidR="004C26F8" w:rsidRPr="007F576F">
        <w:rPr>
          <w:rFonts w:asciiTheme="minorHAnsi" w:hAnsiTheme="minorHAnsi" w:cstheme="minorHAnsi"/>
          <w:bCs/>
          <w:sz w:val="22"/>
          <w:szCs w:val="22"/>
        </w:rPr>
        <w:t>recommend</w:t>
      </w:r>
      <w:r w:rsidR="00756BF7" w:rsidRPr="007F576F">
        <w:rPr>
          <w:rFonts w:asciiTheme="minorHAnsi" w:hAnsiTheme="minorHAnsi" w:cstheme="minorHAnsi"/>
          <w:bCs/>
          <w:sz w:val="22"/>
          <w:szCs w:val="22"/>
        </w:rPr>
        <w:t>ed</w:t>
      </w:r>
      <w:r w:rsidR="004C26F8" w:rsidRPr="007F576F">
        <w:rPr>
          <w:rFonts w:asciiTheme="minorHAnsi" w:hAnsiTheme="minorHAnsi" w:cstheme="minorHAnsi"/>
          <w:bCs/>
          <w:sz w:val="22"/>
          <w:szCs w:val="22"/>
        </w:rPr>
        <w:t xml:space="preserve"> </w:t>
      </w:r>
      <w:r w:rsidR="00756BF7" w:rsidRPr="007F576F">
        <w:rPr>
          <w:rFonts w:asciiTheme="minorHAnsi" w:hAnsiTheme="minorHAnsi" w:cstheme="minorHAnsi"/>
          <w:bCs/>
          <w:sz w:val="22"/>
          <w:szCs w:val="22"/>
        </w:rPr>
        <w:t xml:space="preserve">activity </w:t>
      </w:r>
      <w:r w:rsidR="004C26F8" w:rsidRPr="007F576F">
        <w:rPr>
          <w:rFonts w:asciiTheme="minorHAnsi" w:hAnsiTheme="minorHAnsi" w:cstheme="minorHAnsi"/>
          <w:bCs/>
          <w:sz w:val="22"/>
          <w:szCs w:val="22"/>
        </w:rPr>
        <w:t>for additional health benefits (≥</w:t>
      </w:r>
      <w:r w:rsidR="00756BF7" w:rsidRPr="007F576F">
        <w:rPr>
          <w:rFonts w:asciiTheme="minorHAnsi" w:hAnsiTheme="minorHAnsi" w:cstheme="minorHAnsi"/>
          <w:bCs/>
          <w:sz w:val="22"/>
          <w:szCs w:val="22"/>
        </w:rPr>
        <w:t xml:space="preserve"> </w:t>
      </w:r>
      <w:r w:rsidR="004C26F8" w:rsidRPr="007F576F">
        <w:rPr>
          <w:rFonts w:asciiTheme="minorHAnsi" w:hAnsiTheme="minorHAnsi" w:cstheme="minorHAnsi"/>
          <w:bCs/>
          <w:sz w:val="22"/>
          <w:szCs w:val="22"/>
        </w:rPr>
        <w:t>150 min of vigorous-intensity physical activity and ≥</w:t>
      </w:r>
      <w:r w:rsidR="00756BF7" w:rsidRPr="007F576F">
        <w:rPr>
          <w:rFonts w:asciiTheme="minorHAnsi" w:hAnsiTheme="minorHAnsi" w:cstheme="minorHAnsi"/>
          <w:bCs/>
          <w:sz w:val="22"/>
          <w:szCs w:val="22"/>
        </w:rPr>
        <w:t xml:space="preserve"> </w:t>
      </w:r>
      <w:r w:rsidR="004C26F8" w:rsidRPr="007F576F">
        <w:rPr>
          <w:rFonts w:asciiTheme="minorHAnsi" w:hAnsiTheme="minorHAnsi" w:cstheme="minorHAnsi"/>
          <w:bCs/>
          <w:sz w:val="22"/>
          <w:szCs w:val="22"/>
        </w:rPr>
        <w:t xml:space="preserve">300 min of moderate-intensity physical activity per week) </w:t>
      </w:r>
      <w:r w:rsidR="00284735" w:rsidRPr="007F576F">
        <w:rPr>
          <w:rFonts w:asciiTheme="minorHAnsi" w:hAnsiTheme="minorHAnsi" w:cstheme="minorHAnsi"/>
          <w:bCs/>
          <w:sz w:val="22"/>
          <w:szCs w:val="22"/>
        </w:rPr>
        <w:fldChar w:fldCharType="begin"/>
      </w:r>
      <w:r w:rsidR="002D2753" w:rsidRPr="007F576F">
        <w:rPr>
          <w:rFonts w:asciiTheme="minorHAnsi" w:hAnsiTheme="minorHAnsi" w:cstheme="minorHAnsi"/>
          <w:bCs/>
          <w:sz w:val="22"/>
          <w:szCs w:val="22"/>
        </w:rPr>
        <w:instrText xml:space="preserve"> ADDIN ZOTERO_ITEM CSL_CITATION {"citationID":"xLzhYJOI","properties":{"formattedCitation":"(WHO, 2021)","plainCitation":"(WHO, 2021)","noteIndex":0},"citationItems":[{"id":3948,"uris":["http://zotero.org/users/5596036/items/43Y6G55V"],"itemData":{"id":3948,"type":"article-journal","title":"Physical activity fact sheet www.who.int","author":[{"family":"WHO","given":""}],"issued":{"date-parts":[["2021",10,12]]}}}],"schema":"https://github.com/citation-style-language/schema/raw/master/csl-citation.json"} </w:instrText>
      </w:r>
      <w:r w:rsidR="00284735" w:rsidRPr="007F576F">
        <w:rPr>
          <w:rFonts w:asciiTheme="minorHAnsi" w:hAnsiTheme="minorHAnsi" w:cstheme="minorHAnsi"/>
          <w:bCs/>
          <w:sz w:val="22"/>
          <w:szCs w:val="22"/>
        </w:rPr>
        <w:fldChar w:fldCharType="separate"/>
      </w:r>
      <w:r w:rsidR="007C3589" w:rsidRPr="007F576F">
        <w:rPr>
          <w:rFonts w:asciiTheme="minorHAnsi" w:hAnsiTheme="minorHAnsi" w:cstheme="minorHAnsi"/>
          <w:bCs/>
          <w:sz w:val="22"/>
          <w:szCs w:val="22"/>
        </w:rPr>
        <w:t>(WHO, 2021)</w:t>
      </w:r>
      <w:r w:rsidR="00284735" w:rsidRPr="007F576F">
        <w:rPr>
          <w:rFonts w:asciiTheme="minorHAnsi" w:hAnsiTheme="minorHAnsi" w:cstheme="minorHAnsi"/>
          <w:bCs/>
          <w:sz w:val="22"/>
          <w:szCs w:val="22"/>
        </w:rPr>
        <w:fldChar w:fldCharType="end"/>
      </w:r>
      <w:r w:rsidR="00284735" w:rsidRPr="007F576F">
        <w:rPr>
          <w:rFonts w:asciiTheme="minorHAnsi" w:hAnsiTheme="minorHAnsi" w:cstheme="minorHAnsi"/>
          <w:bCs/>
          <w:sz w:val="22"/>
          <w:szCs w:val="22"/>
        </w:rPr>
        <w:t>.</w:t>
      </w:r>
    </w:p>
    <w:p w14:paraId="397AFC3E" w14:textId="77777777" w:rsidR="00284735" w:rsidRPr="007F576F" w:rsidRDefault="00284735" w:rsidP="009C5D51">
      <w:pPr>
        <w:rPr>
          <w:rFonts w:asciiTheme="minorHAnsi" w:hAnsiTheme="minorHAnsi" w:cstheme="minorHAnsi"/>
          <w:bCs/>
          <w:sz w:val="22"/>
          <w:szCs w:val="22"/>
        </w:rPr>
      </w:pPr>
    </w:p>
    <w:p w14:paraId="31BD3D5D" w14:textId="113BC61A" w:rsidR="00BD79F4" w:rsidRPr="007F576F" w:rsidRDefault="00BD79F4" w:rsidP="009C5D51">
      <w:pPr>
        <w:rPr>
          <w:rFonts w:asciiTheme="minorHAnsi" w:hAnsiTheme="minorHAnsi" w:cstheme="minorHAnsi"/>
          <w:bCs/>
          <w:i/>
          <w:iCs/>
          <w:sz w:val="22"/>
          <w:szCs w:val="22"/>
        </w:rPr>
      </w:pPr>
      <w:r w:rsidRPr="007F576F">
        <w:rPr>
          <w:rFonts w:asciiTheme="minorHAnsi" w:hAnsiTheme="minorHAnsi" w:cstheme="minorHAnsi"/>
          <w:bCs/>
          <w:i/>
          <w:iCs/>
          <w:sz w:val="22"/>
          <w:szCs w:val="22"/>
        </w:rPr>
        <w:t>Professional factors</w:t>
      </w:r>
    </w:p>
    <w:p w14:paraId="3D2B9588" w14:textId="77777777" w:rsidR="00B03407" w:rsidRPr="007F576F" w:rsidRDefault="00B03407" w:rsidP="009C5D51">
      <w:pPr>
        <w:rPr>
          <w:rFonts w:asciiTheme="minorHAnsi" w:hAnsiTheme="minorHAnsi" w:cstheme="minorHAnsi"/>
          <w:bCs/>
          <w:i/>
          <w:iCs/>
          <w:sz w:val="22"/>
          <w:szCs w:val="22"/>
        </w:rPr>
      </w:pPr>
    </w:p>
    <w:p w14:paraId="2A166676" w14:textId="2319989C" w:rsidR="005069FA" w:rsidRPr="007F576F" w:rsidRDefault="001C2BA3" w:rsidP="00CA61EF">
      <w:pPr>
        <w:jc w:val="both"/>
        <w:rPr>
          <w:rFonts w:asciiTheme="minorHAnsi" w:hAnsiTheme="minorHAnsi" w:cstheme="minorHAnsi"/>
          <w:bCs/>
          <w:sz w:val="22"/>
          <w:szCs w:val="22"/>
        </w:rPr>
      </w:pPr>
      <w:r w:rsidRPr="007F576F">
        <w:rPr>
          <w:rFonts w:asciiTheme="minorHAnsi" w:hAnsiTheme="minorHAnsi" w:cstheme="minorHAnsi"/>
          <w:bCs/>
          <w:sz w:val="22"/>
          <w:szCs w:val="22"/>
        </w:rPr>
        <w:t>Profession</w:t>
      </w:r>
      <w:r w:rsidR="00756BF7" w:rsidRPr="007F576F">
        <w:rPr>
          <w:rFonts w:asciiTheme="minorHAnsi" w:hAnsiTheme="minorHAnsi" w:cstheme="minorHAnsi"/>
          <w:bCs/>
          <w:sz w:val="22"/>
          <w:szCs w:val="22"/>
        </w:rPr>
        <w:t>s</w:t>
      </w:r>
    </w:p>
    <w:p w14:paraId="27DCA20D" w14:textId="3D11A526" w:rsidR="00CA61EF" w:rsidRPr="007F576F" w:rsidRDefault="00756BF7" w:rsidP="00CA61EF">
      <w:pPr>
        <w:jc w:val="both"/>
        <w:rPr>
          <w:rFonts w:asciiTheme="minorHAnsi" w:hAnsiTheme="minorHAnsi" w:cstheme="minorHAnsi"/>
          <w:bCs/>
          <w:sz w:val="22"/>
          <w:szCs w:val="22"/>
        </w:rPr>
      </w:pPr>
      <w:r w:rsidRPr="007F576F">
        <w:rPr>
          <w:rFonts w:asciiTheme="minorHAnsi" w:hAnsiTheme="minorHAnsi" w:cstheme="minorHAnsi"/>
          <w:bCs/>
          <w:sz w:val="22"/>
          <w:szCs w:val="22"/>
        </w:rPr>
        <w:lastRenderedPageBreak/>
        <w:t>P</w:t>
      </w:r>
      <w:r w:rsidR="00BD79F4" w:rsidRPr="007F576F">
        <w:rPr>
          <w:rFonts w:asciiTheme="minorHAnsi" w:hAnsiTheme="minorHAnsi" w:cstheme="minorHAnsi"/>
          <w:bCs/>
          <w:sz w:val="22"/>
          <w:szCs w:val="22"/>
        </w:rPr>
        <w:t xml:space="preserve">rofessions with </w:t>
      </w:r>
      <w:r w:rsidRPr="007F576F">
        <w:rPr>
          <w:rFonts w:asciiTheme="minorHAnsi" w:hAnsiTheme="minorHAnsi" w:cstheme="minorHAnsi"/>
          <w:bCs/>
          <w:sz w:val="22"/>
          <w:szCs w:val="22"/>
        </w:rPr>
        <w:t>&lt;</w:t>
      </w:r>
      <w:r w:rsidR="00BD79F4" w:rsidRPr="007F576F">
        <w:rPr>
          <w:rFonts w:asciiTheme="minorHAnsi" w:hAnsiTheme="minorHAnsi" w:cstheme="minorHAnsi"/>
          <w:bCs/>
          <w:sz w:val="22"/>
          <w:szCs w:val="22"/>
        </w:rPr>
        <w:t xml:space="preserve"> 200 participants were </w:t>
      </w:r>
      <w:r w:rsidRPr="007F576F">
        <w:rPr>
          <w:rFonts w:asciiTheme="minorHAnsi" w:hAnsiTheme="minorHAnsi" w:cstheme="minorHAnsi"/>
          <w:bCs/>
          <w:sz w:val="22"/>
          <w:szCs w:val="22"/>
        </w:rPr>
        <w:t>categorized</w:t>
      </w:r>
      <w:r w:rsidR="00BD79F4"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as</w:t>
      </w:r>
      <w:r w:rsidR="00BD79F4" w:rsidRPr="007F576F">
        <w:rPr>
          <w:rFonts w:asciiTheme="minorHAnsi" w:hAnsiTheme="minorHAnsi" w:cstheme="minorHAnsi"/>
          <w:bCs/>
          <w:sz w:val="22"/>
          <w:szCs w:val="22"/>
        </w:rPr>
        <w:t xml:space="preserve"> “other professions”. </w:t>
      </w:r>
      <w:r w:rsidR="00CA61EF" w:rsidRPr="007F576F">
        <w:rPr>
          <w:rFonts w:asciiTheme="minorHAnsi" w:hAnsiTheme="minorHAnsi" w:cstheme="minorHAnsi"/>
          <w:bCs/>
          <w:sz w:val="22"/>
          <w:szCs w:val="22"/>
        </w:rPr>
        <w:t>The profession</w:t>
      </w:r>
      <w:r w:rsidRPr="007F576F">
        <w:rPr>
          <w:rFonts w:asciiTheme="minorHAnsi" w:hAnsiTheme="minorHAnsi" w:cstheme="minorHAnsi"/>
          <w:bCs/>
          <w:sz w:val="22"/>
          <w:szCs w:val="22"/>
        </w:rPr>
        <w:t>s</w:t>
      </w:r>
      <w:r w:rsidR="00CA61EF"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included p</w:t>
      </w:r>
      <w:r w:rsidR="00CA61EF" w:rsidRPr="007F576F">
        <w:rPr>
          <w:rFonts w:asciiTheme="minorHAnsi" w:hAnsiTheme="minorHAnsi" w:cstheme="minorHAnsi"/>
          <w:bCs/>
          <w:sz w:val="22"/>
          <w:szCs w:val="22"/>
        </w:rPr>
        <w:t xml:space="preserve">hysician, </w:t>
      </w:r>
      <w:r w:rsidRPr="007F576F">
        <w:rPr>
          <w:rFonts w:asciiTheme="minorHAnsi" w:hAnsiTheme="minorHAnsi" w:cstheme="minorHAnsi"/>
          <w:bCs/>
          <w:sz w:val="22"/>
          <w:szCs w:val="22"/>
        </w:rPr>
        <w:t>n</w:t>
      </w:r>
      <w:r w:rsidR="00CA61EF" w:rsidRPr="007F576F">
        <w:rPr>
          <w:rFonts w:asciiTheme="minorHAnsi" w:hAnsiTheme="minorHAnsi" w:cstheme="minorHAnsi"/>
          <w:bCs/>
          <w:sz w:val="22"/>
          <w:szCs w:val="22"/>
        </w:rPr>
        <w:t xml:space="preserve">urse, </w:t>
      </w:r>
      <w:r w:rsidRPr="007F576F">
        <w:rPr>
          <w:rFonts w:asciiTheme="minorHAnsi" w:hAnsiTheme="minorHAnsi" w:cstheme="minorHAnsi"/>
          <w:bCs/>
          <w:sz w:val="22"/>
          <w:szCs w:val="22"/>
        </w:rPr>
        <w:t>h</w:t>
      </w:r>
      <w:r w:rsidR="00CA61EF" w:rsidRPr="007F576F">
        <w:rPr>
          <w:rFonts w:asciiTheme="minorHAnsi" w:hAnsiTheme="minorHAnsi" w:cstheme="minorHAnsi"/>
          <w:bCs/>
          <w:sz w:val="22"/>
          <w:szCs w:val="22"/>
        </w:rPr>
        <w:t xml:space="preserve">ealth executive, </w:t>
      </w:r>
      <w:r w:rsidRPr="007F576F">
        <w:rPr>
          <w:rFonts w:asciiTheme="minorHAnsi" w:hAnsiTheme="minorHAnsi" w:cstheme="minorHAnsi"/>
          <w:bCs/>
          <w:sz w:val="22"/>
          <w:szCs w:val="22"/>
        </w:rPr>
        <w:t>n</w:t>
      </w:r>
      <w:r w:rsidR="00CA61EF" w:rsidRPr="007F576F">
        <w:rPr>
          <w:rFonts w:asciiTheme="minorHAnsi" w:hAnsiTheme="minorHAnsi" w:cstheme="minorHAnsi"/>
          <w:bCs/>
          <w:sz w:val="22"/>
          <w:szCs w:val="22"/>
        </w:rPr>
        <w:t>urs</w:t>
      </w:r>
      <w:r w:rsidRPr="007F576F">
        <w:rPr>
          <w:rFonts w:asciiTheme="minorHAnsi" w:hAnsiTheme="minorHAnsi" w:cstheme="minorHAnsi"/>
          <w:bCs/>
          <w:sz w:val="22"/>
          <w:szCs w:val="22"/>
        </w:rPr>
        <w:t>ing</w:t>
      </w:r>
      <w:r w:rsidR="00CA61EF" w:rsidRPr="007F576F">
        <w:rPr>
          <w:rFonts w:asciiTheme="minorHAnsi" w:hAnsiTheme="minorHAnsi" w:cstheme="minorHAnsi"/>
          <w:bCs/>
          <w:sz w:val="22"/>
          <w:szCs w:val="22"/>
        </w:rPr>
        <w:t xml:space="preserve"> assistant, </w:t>
      </w:r>
      <w:r w:rsidRPr="007F576F">
        <w:rPr>
          <w:rFonts w:asciiTheme="minorHAnsi" w:hAnsiTheme="minorHAnsi" w:cstheme="minorHAnsi"/>
          <w:bCs/>
          <w:sz w:val="22"/>
          <w:szCs w:val="22"/>
        </w:rPr>
        <w:t>p</w:t>
      </w:r>
      <w:r w:rsidR="00CA61EF" w:rsidRPr="007F576F">
        <w:rPr>
          <w:rFonts w:asciiTheme="minorHAnsi" w:hAnsiTheme="minorHAnsi" w:cstheme="minorHAnsi"/>
          <w:bCs/>
          <w:sz w:val="22"/>
          <w:szCs w:val="22"/>
        </w:rPr>
        <w:t xml:space="preserve">hysiotherapist, </w:t>
      </w:r>
      <w:r w:rsidRPr="007F576F">
        <w:rPr>
          <w:rFonts w:asciiTheme="minorHAnsi" w:hAnsiTheme="minorHAnsi" w:cstheme="minorHAnsi"/>
          <w:bCs/>
          <w:sz w:val="22"/>
          <w:szCs w:val="22"/>
        </w:rPr>
        <w:t>o</w:t>
      </w:r>
      <w:r w:rsidR="00CA61EF" w:rsidRPr="007F576F">
        <w:rPr>
          <w:rFonts w:asciiTheme="minorHAnsi" w:hAnsiTheme="minorHAnsi" w:cstheme="minorHAnsi"/>
          <w:bCs/>
          <w:sz w:val="22"/>
          <w:szCs w:val="22"/>
        </w:rPr>
        <w:t xml:space="preserve">ccupational therapist, </w:t>
      </w:r>
      <w:r w:rsidRPr="007F576F">
        <w:rPr>
          <w:rFonts w:asciiTheme="minorHAnsi" w:hAnsiTheme="minorHAnsi" w:cstheme="minorHAnsi"/>
          <w:bCs/>
          <w:sz w:val="22"/>
          <w:szCs w:val="22"/>
        </w:rPr>
        <w:t>m</w:t>
      </w:r>
      <w:r w:rsidR="00CA61EF" w:rsidRPr="007F576F">
        <w:rPr>
          <w:rFonts w:asciiTheme="minorHAnsi" w:hAnsiTheme="minorHAnsi" w:cstheme="minorHAnsi"/>
          <w:bCs/>
          <w:sz w:val="22"/>
          <w:szCs w:val="22"/>
        </w:rPr>
        <w:t xml:space="preserve">idwife, </w:t>
      </w:r>
      <w:r w:rsidRPr="007F576F">
        <w:rPr>
          <w:rFonts w:asciiTheme="minorHAnsi" w:hAnsiTheme="minorHAnsi" w:cstheme="minorHAnsi"/>
          <w:bCs/>
          <w:sz w:val="22"/>
          <w:szCs w:val="22"/>
        </w:rPr>
        <w:t>a</w:t>
      </w:r>
      <w:r w:rsidR="00CA61EF" w:rsidRPr="007F576F">
        <w:rPr>
          <w:rFonts w:asciiTheme="minorHAnsi" w:hAnsiTheme="minorHAnsi" w:cstheme="minorHAnsi"/>
          <w:bCs/>
          <w:sz w:val="22"/>
          <w:szCs w:val="22"/>
        </w:rPr>
        <w:t xml:space="preserve">dministrative agent, </w:t>
      </w:r>
      <w:r w:rsidRPr="007F576F">
        <w:rPr>
          <w:rFonts w:asciiTheme="minorHAnsi" w:hAnsiTheme="minorHAnsi" w:cstheme="minorHAnsi"/>
          <w:bCs/>
          <w:sz w:val="22"/>
          <w:szCs w:val="22"/>
        </w:rPr>
        <w:t>p</w:t>
      </w:r>
      <w:r w:rsidR="00CA61EF" w:rsidRPr="007F576F">
        <w:rPr>
          <w:rFonts w:asciiTheme="minorHAnsi" w:hAnsiTheme="minorHAnsi" w:cstheme="minorHAnsi"/>
          <w:bCs/>
          <w:sz w:val="22"/>
          <w:szCs w:val="22"/>
        </w:rPr>
        <w:t xml:space="preserve">harmacist, </w:t>
      </w:r>
      <w:r w:rsidRPr="007F576F">
        <w:rPr>
          <w:rFonts w:asciiTheme="minorHAnsi" w:hAnsiTheme="minorHAnsi" w:cstheme="minorHAnsi"/>
          <w:bCs/>
          <w:sz w:val="22"/>
          <w:szCs w:val="22"/>
        </w:rPr>
        <w:t>p</w:t>
      </w:r>
      <w:r w:rsidR="00CA61EF" w:rsidRPr="007F576F">
        <w:rPr>
          <w:rFonts w:asciiTheme="minorHAnsi" w:hAnsiTheme="minorHAnsi" w:cstheme="minorHAnsi"/>
          <w:bCs/>
          <w:sz w:val="22"/>
          <w:szCs w:val="22"/>
        </w:rPr>
        <w:t xml:space="preserve">sychologist, </w:t>
      </w:r>
      <w:r w:rsidRPr="007F576F">
        <w:rPr>
          <w:rFonts w:asciiTheme="minorHAnsi" w:hAnsiTheme="minorHAnsi" w:cstheme="minorHAnsi"/>
          <w:bCs/>
          <w:sz w:val="22"/>
          <w:szCs w:val="22"/>
        </w:rPr>
        <w:t>and other</w:t>
      </w:r>
      <w:r w:rsidR="00051696" w:rsidRPr="007F576F">
        <w:rPr>
          <w:rFonts w:asciiTheme="minorHAnsi" w:hAnsiTheme="minorHAnsi" w:cstheme="minorHAnsi"/>
          <w:bCs/>
          <w:sz w:val="22"/>
          <w:szCs w:val="22"/>
        </w:rPr>
        <w:t xml:space="preserve"> professions</w:t>
      </w:r>
      <w:r w:rsidR="00CA61EF" w:rsidRPr="007F576F">
        <w:rPr>
          <w:rFonts w:asciiTheme="minorHAnsi" w:hAnsiTheme="minorHAnsi" w:cstheme="minorHAnsi"/>
          <w:bCs/>
          <w:sz w:val="22"/>
          <w:szCs w:val="22"/>
        </w:rPr>
        <w:t xml:space="preserve">. </w:t>
      </w:r>
    </w:p>
    <w:p w14:paraId="1992BE59" w14:textId="77777777" w:rsidR="00EA2939" w:rsidRPr="007F576F" w:rsidRDefault="00EA2939" w:rsidP="00CA61EF">
      <w:pPr>
        <w:jc w:val="both"/>
        <w:rPr>
          <w:rFonts w:asciiTheme="minorHAnsi" w:hAnsiTheme="minorHAnsi" w:cstheme="minorHAnsi"/>
          <w:bCs/>
          <w:sz w:val="22"/>
          <w:szCs w:val="22"/>
        </w:rPr>
      </w:pPr>
    </w:p>
    <w:p w14:paraId="5A0378AD" w14:textId="48777876" w:rsidR="00EA2939" w:rsidRPr="007F576F" w:rsidRDefault="00EA2939" w:rsidP="00BD79F4">
      <w:pPr>
        <w:jc w:val="both"/>
        <w:rPr>
          <w:rFonts w:asciiTheme="minorHAnsi" w:hAnsiTheme="minorHAnsi" w:cstheme="minorHAnsi"/>
          <w:bCs/>
          <w:sz w:val="22"/>
          <w:szCs w:val="22"/>
        </w:rPr>
      </w:pPr>
      <w:r w:rsidRPr="007F576F">
        <w:rPr>
          <w:rFonts w:asciiTheme="minorHAnsi" w:hAnsiTheme="minorHAnsi" w:cstheme="minorHAnsi"/>
          <w:bCs/>
          <w:sz w:val="22"/>
          <w:szCs w:val="22"/>
        </w:rPr>
        <w:t>Work environment</w:t>
      </w:r>
    </w:p>
    <w:p w14:paraId="18DE795E" w14:textId="5C55213B" w:rsidR="00CA61EF" w:rsidRPr="007F576F" w:rsidRDefault="00CA61EF" w:rsidP="00CA61EF">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P</w:t>
      </w:r>
      <w:r w:rsidR="00F9132D" w:rsidRPr="007F576F">
        <w:rPr>
          <w:rFonts w:asciiTheme="minorHAnsi" w:hAnsiTheme="minorHAnsi" w:cstheme="minorHAnsi"/>
          <w:bCs/>
          <w:sz w:val="22"/>
          <w:szCs w:val="22"/>
        </w:rPr>
        <w:t xml:space="preserve">ublic or private </w:t>
      </w:r>
      <w:r w:rsidR="00232669" w:rsidRPr="007F576F">
        <w:rPr>
          <w:rFonts w:asciiTheme="minorHAnsi" w:hAnsiTheme="minorHAnsi" w:cstheme="minorHAnsi"/>
          <w:bCs/>
          <w:sz w:val="22"/>
          <w:szCs w:val="22"/>
        </w:rPr>
        <w:t>sector</w:t>
      </w:r>
      <w:r w:rsidR="00F9132D" w:rsidRPr="007F576F">
        <w:rPr>
          <w:rFonts w:asciiTheme="minorHAnsi" w:hAnsiTheme="minorHAnsi" w:cstheme="minorHAnsi"/>
          <w:bCs/>
          <w:sz w:val="22"/>
          <w:szCs w:val="22"/>
        </w:rPr>
        <w:t xml:space="preserve">, </w:t>
      </w:r>
      <w:r w:rsidR="00756BF7" w:rsidRPr="007F576F">
        <w:rPr>
          <w:rFonts w:asciiTheme="minorHAnsi" w:hAnsiTheme="minorHAnsi" w:cstheme="minorHAnsi"/>
          <w:bCs/>
          <w:sz w:val="22"/>
          <w:szCs w:val="22"/>
        </w:rPr>
        <w:t>work experience of ≤ 12 months</w:t>
      </w:r>
      <w:r w:rsidR="00F9132D" w:rsidRPr="007F576F">
        <w:rPr>
          <w:rFonts w:asciiTheme="minorHAnsi" w:hAnsiTheme="minorHAnsi" w:cstheme="minorHAnsi"/>
          <w:bCs/>
          <w:sz w:val="22"/>
          <w:szCs w:val="22"/>
        </w:rPr>
        <w:t xml:space="preserve"> (yes</w:t>
      </w:r>
      <w:r w:rsidR="00756BF7" w:rsidRPr="007F576F">
        <w:rPr>
          <w:rFonts w:asciiTheme="minorHAnsi" w:hAnsiTheme="minorHAnsi" w:cstheme="minorHAnsi"/>
          <w:bCs/>
          <w:sz w:val="22"/>
          <w:szCs w:val="22"/>
        </w:rPr>
        <w:t xml:space="preserve"> or </w:t>
      </w:r>
      <w:r w:rsidR="00F9132D" w:rsidRPr="007F576F">
        <w:rPr>
          <w:rFonts w:asciiTheme="minorHAnsi" w:hAnsiTheme="minorHAnsi" w:cstheme="minorHAnsi"/>
          <w:bCs/>
          <w:sz w:val="22"/>
          <w:szCs w:val="22"/>
        </w:rPr>
        <w:t>no</w:t>
      </w:r>
      <w:r w:rsidR="00736B56" w:rsidRPr="007F576F">
        <w:rPr>
          <w:rFonts w:asciiTheme="minorHAnsi" w:hAnsiTheme="minorHAnsi" w:cstheme="minorHAnsi"/>
          <w:bCs/>
          <w:sz w:val="22"/>
          <w:szCs w:val="22"/>
        </w:rPr>
        <w:t xml:space="preserve">), </w:t>
      </w:r>
      <w:proofErr w:type="spellStart"/>
      <w:r w:rsidR="00E3026D" w:rsidRPr="007F576F">
        <w:rPr>
          <w:rFonts w:asciiTheme="minorHAnsi" w:hAnsiTheme="minorHAnsi" w:cstheme="minorHAnsi"/>
          <w:bCs/>
          <w:sz w:val="22"/>
          <w:szCs w:val="22"/>
        </w:rPr>
        <w:t>night</w:t>
      </w:r>
      <w:r w:rsidR="00756BF7" w:rsidRPr="007F576F">
        <w:rPr>
          <w:rFonts w:asciiTheme="minorHAnsi" w:hAnsiTheme="minorHAnsi" w:cstheme="minorHAnsi"/>
          <w:bCs/>
          <w:sz w:val="22"/>
          <w:szCs w:val="22"/>
        </w:rPr>
        <w:t>time</w:t>
      </w:r>
      <w:proofErr w:type="spellEnd"/>
      <w:r w:rsidR="00E3026D" w:rsidRPr="007F576F">
        <w:rPr>
          <w:rFonts w:asciiTheme="minorHAnsi" w:hAnsiTheme="minorHAnsi" w:cstheme="minorHAnsi"/>
          <w:bCs/>
          <w:sz w:val="22"/>
          <w:szCs w:val="22"/>
        </w:rPr>
        <w:t xml:space="preserve"> </w:t>
      </w:r>
      <w:r w:rsidR="00756BF7" w:rsidRPr="007F576F">
        <w:rPr>
          <w:rFonts w:asciiTheme="minorHAnsi" w:hAnsiTheme="minorHAnsi" w:cstheme="minorHAnsi"/>
          <w:bCs/>
          <w:sz w:val="22"/>
          <w:szCs w:val="22"/>
        </w:rPr>
        <w:t>work</w:t>
      </w:r>
      <w:r w:rsidR="00BA5963" w:rsidRPr="007F576F">
        <w:rPr>
          <w:rFonts w:asciiTheme="minorHAnsi" w:hAnsiTheme="minorHAnsi" w:cstheme="minorHAnsi"/>
          <w:bCs/>
          <w:sz w:val="22"/>
          <w:szCs w:val="22"/>
        </w:rPr>
        <w:t xml:space="preserve"> (yes</w:t>
      </w:r>
      <w:r w:rsidR="00756BF7" w:rsidRPr="007F576F">
        <w:rPr>
          <w:rFonts w:asciiTheme="minorHAnsi" w:hAnsiTheme="minorHAnsi" w:cstheme="minorHAnsi"/>
          <w:bCs/>
          <w:sz w:val="22"/>
          <w:szCs w:val="22"/>
        </w:rPr>
        <w:t xml:space="preserve"> or</w:t>
      </w:r>
      <w:r w:rsidR="00BA5963" w:rsidRPr="007F576F">
        <w:rPr>
          <w:rFonts w:asciiTheme="minorHAnsi" w:hAnsiTheme="minorHAnsi" w:cstheme="minorHAnsi"/>
          <w:bCs/>
          <w:sz w:val="22"/>
          <w:szCs w:val="22"/>
        </w:rPr>
        <w:t xml:space="preserve"> no), fixed schedule (yes</w:t>
      </w:r>
      <w:r w:rsidR="00756BF7" w:rsidRPr="007F576F">
        <w:rPr>
          <w:rFonts w:asciiTheme="minorHAnsi" w:hAnsiTheme="minorHAnsi" w:cstheme="minorHAnsi"/>
          <w:bCs/>
          <w:sz w:val="22"/>
          <w:szCs w:val="22"/>
        </w:rPr>
        <w:t xml:space="preserve"> or</w:t>
      </w:r>
      <w:r w:rsidR="00BA5963" w:rsidRPr="007F576F">
        <w:rPr>
          <w:rFonts w:asciiTheme="minorHAnsi" w:hAnsiTheme="minorHAnsi" w:cstheme="minorHAnsi"/>
          <w:bCs/>
          <w:sz w:val="22"/>
          <w:szCs w:val="22"/>
        </w:rPr>
        <w:t xml:space="preserve"> no)</w:t>
      </w:r>
      <w:r w:rsidR="00ED4E62" w:rsidRPr="007F576F">
        <w:rPr>
          <w:rFonts w:asciiTheme="minorHAnsi" w:hAnsiTheme="minorHAnsi" w:cstheme="minorHAnsi"/>
          <w:bCs/>
          <w:sz w:val="22"/>
          <w:szCs w:val="22"/>
        </w:rPr>
        <w:t xml:space="preserve">, </w:t>
      </w:r>
      <w:r w:rsidR="00756BF7" w:rsidRPr="007F576F">
        <w:rPr>
          <w:rFonts w:asciiTheme="minorHAnsi" w:hAnsiTheme="minorHAnsi" w:cstheme="minorHAnsi"/>
          <w:sz w:val="22"/>
          <w:szCs w:val="22"/>
        </w:rPr>
        <w:t xml:space="preserve">known </w:t>
      </w:r>
      <w:r w:rsidR="00315235" w:rsidRPr="007F576F">
        <w:rPr>
          <w:rFonts w:asciiTheme="minorHAnsi" w:hAnsiTheme="minorHAnsi" w:cstheme="minorHAnsi"/>
          <w:sz w:val="22"/>
          <w:szCs w:val="22"/>
        </w:rPr>
        <w:t xml:space="preserve">schedule </w:t>
      </w:r>
      <w:r w:rsidR="00756BF7" w:rsidRPr="007F576F">
        <w:rPr>
          <w:rFonts w:asciiTheme="minorHAnsi" w:hAnsiTheme="minorHAnsi" w:cstheme="minorHAnsi"/>
          <w:sz w:val="22"/>
          <w:szCs w:val="22"/>
        </w:rPr>
        <w:t>at least 2 weeks in</w:t>
      </w:r>
      <w:r w:rsidR="00315235" w:rsidRPr="007F576F">
        <w:rPr>
          <w:rFonts w:asciiTheme="minorHAnsi" w:hAnsiTheme="minorHAnsi" w:cstheme="minorHAnsi"/>
          <w:sz w:val="22"/>
          <w:szCs w:val="22"/>
        </w:rPr>
        <w:t xml:space="preserve"> advance</w:t>
      </w:r>
      <w:r w:rsidR="00756BF7" w:rsidRPr="007F576F">
        <w:rPr>
          <w:rFonts w:asciiTheme="minorHAnsi" w:hAnsiTheme="minorHAnsi" w:cstheme="minorHAnsi"/>
          <w:sz w:val="22"/>
          <w:szCs w:val="22"/>
        </w:rPr>
        <w:t xml:space="preserve"> </w:t>
      </w:r>
      <w:r w:rsidR="00BA5963" w:rsidRPr="007F576F">
        <w:rPr>
          <w:rFonts w:asciiTheme="minorHAnsi" w:hAnsiTheme="minorHAnsi" w:cstheme="minorHAnsi"/>
          <w:bCs/>
          <w:sz w:val="22"/>
          <w:szCs w:val="22"/>
        </w:rPr>
        <w:t>(yes</w:t>
      </w:r>
      <w:r w:rsidR="00756BF7" w:rsidRPr="007F576F">
        <w:rPr>
          <w:rFonts w:asciiTheme="minorHAnsi" w:hAnsiTheme="minorHAnsi" w:cstheme="minorHAnsi"/>
          <w:bCs/>
          <w:sz w:val="22"/>
          <w:szCs w:val="22"/>
        </w:rPr>
        <w:t xml:space="preserve"> or</w:t>
      </w:r>
      <w:r w:rsidR="00BA5963" w:rsidRPr="007F576F">
        <w:rPr>
          <w:rFonts w:asciiTheme="minorHAnsi" w:hAnsiTheme="minorHAnsi" w:cstheme="minorHAnsi"/>
          <w:bCs/>
          <w:sz w:val="22"/>
          <w:szCs w:val="22"/>
        </w:rPr>
        <w:t xml:space="preserve"> no)</w:t>
      </w:r>
      <w:r w:rsidR="00F9132D"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w:t>
      </w:r>
    </w:p>
    <w:p w14:paraId="0D96E7E7" w14:textId="446793BE" w:rsidR="00726A0B" w:rsidRPr="007F576F" w:rsidRDefault="00CA61EF" w:rsidP="00CA61EF">
      <w:pPr>
        <w:jc w:val="both"/>
        <w:rPr>
          <w:rFonts w:asciiTheme="minorHAnsi" w:hAnsiTheme="minorHAnsi" w:cstheme="minorHAnsi"/>
          <w:bCs/>
          <w:sz w:val="22"/>
          <w:szCs w:val="22"/>
        </w:rPr>
      </w:pPr>
      <w:r w:rsidRPr="00EA6B7A">
        <w:rPr>
          <w:rFonts w:asciiTheme="minorHAnsi" w:hAnsiTheme="minorHAnsi" w:cstheme="minorHAnsi"/>
          <w:bCs/>
          <w:sz w:val="22"/>
          <w:szCs w:val="22"/>
          <w:lang w:val="fr-FR"/>
        </w:rPr>
        <w:t>-</w:t>
      </w:r>
      <w:r w:rsidR="00D3745F" w:rsidRPr="00EA6B7A">
        <w:rPr>
          <w:rFonts w:asciiTheme="minorHAnsi" w:hAnsiTheme="minorHAnsi" w:cstheme="minorHAnsi"/>
          <w:bCs/>
          <w:sz w:val="22"/>
          <w:szCs w:val="22"/>
          <w:lang w:val="fr-FR"/>
        </w:rPr>
        <w:t xml:space="preserve"> T</w:t>
      </w:r>
      <w:r w:rsidRPr="00EA6B7A">
        <w:rPr>
          <w:rFonts w:asciiTheme="minorHAnsi" w:hAnsiTheme="minorHAnsi" w:cstheme="minorHAnsi"/>
          <w:bCs/>
          <w:sz w:val="22"/>
          <w:szCs w:val="22"/>
          <w:lang w:val="fr-FR"/>
        </w:rPr>
        <w:t xml:space="preserve">he </w:t>
      </w:r>
      <w:r w:rsidR="009C5D51" w:rsidRPr="00EA6B7A">
        <w:rPr>
          <w:rFonts w:asciiTheme="minorHAnsi" w:hAnsiTheme="minorHAnsi" w:cstheme="minorHAnsi"/>
          <w:bCs/>
          <w:sz w:val="22"/>
          <w:szCs w:val="22"/>
          <w:lang w:val="fr-FR"/>
        </w:rPr>
        <w:t>Job Content Questionnaire</w:t>
      </w:r>
      <w:r w:rsidR="00BD6021" w:rsidRPr="00EA6B7A">
        <w:rPr>
          <w:rFonts w:asciiTheme="minorHAnsi" w:hAnsiTheme="minorHAnsi" w:cstheme="minorHAnsi"/>
          <w:bCs/>
          <w:sz w:val="22"/>
          <w:szCs w:val="22"/>
          <w:lang w:val="fr-FR"/>
        </w:rPr>
        <w:t xml:space="preserve"> (JCQ)</w:t>
      </w:r>
      <w:r w:rsidR="009C5D51" w:rsidRPr="00EA6B7A">
        <w:rPr>
          <w:rFonts w:asciiTheme="minorHAnsi" w:hAnsiTheme="minorHAnsi" w:cstheme="minorHAnsi"/>
          <w:bCs/>
          <w:sz w:val="22"/>
          <w:szCs w:val="22"/>
          <w:lang w:val="fr-FR"/>
        </w:rPr>
        <w:t xml:space="preserve"> </w:t>
      </w:r>
      <w:r w:rsidR="00BA5963" w:rsidRPr="007F576F">
        <w:rPr>
          <w:rFonts w:asciiTheme="minorHAnsi" w:hAnsiTheme="minorHAnsi" w:cstheme="minorHAnsi"/>
          <w:bCs/>
          <w:sz w:val="22"/>
          <w:szCs w:val="22"/>
        </w:rPr>
        <w:fldChar w:fldCharType="begin"/>
      </w:r>
      <w:r w:rsidR="001705A3" w:rsidRPr="00EA6B7A">
        <w:rPr>
          <w:rFonts w:asciiTheme="minorHAnsi" w:hAnsiTheme="minorHAnsi" w:cstheme="minorHAnsi"/>
          <w:bCs/>
          <w:sz w:val="22"/>
          <w:szCs w:val="22"/>
          <w:lang w:val="fr-FR"/>
        </w:rPr>
        <w:instrText xml:space="preserve"> ADDIN ZOTERO_ITEM CSL_CITATION {"citationID":"SF79GpsU","properties":{"formattedCitation":"(Niedhammer, 2002)","plainCitation":"(Niedhammer, 2002)","noteIndex":0},"citationItems":[{"id":3950,"uris":["http://zotero.org/users/5596036/items/ABTXBNQE"],"itemData":{"id":3950,"type":"article-journal","abstract":"OBJECTIVES: The objective of this study was to explore the psychometric properties of the French version of the Karasek Job Content Questionnaire (JCQ) for the recommended scales of psychological demands, decision latitude, social support, and physical demands. Internal consistency, factorial validity, and convergent validity were examined in a large occupational cohort of men and women.\nMETHODS: This study was based on the GAZEL cohort composed of workers aged 40-50 years for men and 35-50 years for women employed by the French national electric and gas company Electricité De France-Gaz De France (EDF-GDF) in 1989. This cohort has been followed up since 1989 by means of yearly self-administered questionnaires and by the collection of data provided by the company.\nRESULTS: The study population included the 11,447 GAZEL subjects, 8,277 men and 3,170 women, who were working and who answered the French version of the JCQ in 1997. Cronbach's alpha coefficients higher than 0.65 supported the internal consistency of the JCQ scales and subscales. The results of exploratory factor analysis were consistent with the expected dimensions. Physical demands, supervisor support, and co-worker support were clearly found. However, for decision latitude, 'repetitive work' and 'learn new things' displayed low factor loadings. For psychological demands, low factor loadings were observed for 'conflicting demands', 'wait on others', and 'no excessive work'. Confirmatory factor analysis supported the instrument construct in six latent factors: psychological demands, skill discretion, decision authority, supervisor support, co-worker support, and physical demands, although the items mentioned earlier displayed low standardized factor loadings. The associations between the JCQ scales and gender, age, educational level, occupational grade, and job satisfaction were explored using analysis of variance and chi-square test, and supported the convergent validity.\nCONCLUSION: Although our results of factor analysis could invite the revision of the two scales of decision latitude and psychological demands, this study provided evidence of the validity of the French version of the four JCQ scales of psychological demands, decision latitude, social support, and physical demands among a large population consisting of French working men and women.","container-title":"International Archives of Occupational and Environmental Health","DOI":"10.1007/s004200100270","ISSN":"0340-0131","issue":"3","journalAbbreviation":"Int Arch Occup Environ Health","language":"eng","note":"PMID: 11954980","page":"129-144","source":"PubMed","title":"Psychometri</w:instrText>
      </w:r>
      <w:r w:rsidR="001705A3" w:rsidRPr="007F576F">
        <w:rPr>
          <w:rFonts w:asciiTheme="minorHAnsi" w:hAnsiTheme="minorHAnsi" w:cstheme="minorHAnsi"/>
          <w:bCs/>
          <w:sz w:val="22"/>
          <w:szCs w:val="22"/>
        </w:rPr>
        <w:instrText xml:space="preserve">c properties of the French version of the Karasek Job Content Questionnaire: a study of the scales of decision latitude, psychological demands, social support, and physical demands in the GAZEL cohort","title-short":"Psychometric properties of the French version of the Karasek Job Content Questionnaire","volume":"75","author":[{"family":"Niedhammer","given":"Isabelle"}],"issued":{"date-parts":[["2002",3]]}}}],"schema":"https://github.com/citation-style-language/schema/raw/master/csl-citation.json"} </w:instrText>
      </w:r>
      <w:r w:rsidR="00BA5963"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(Niedhammer, 2002)</w:t>
      </w:r>
      <w:r w:rsidR="00BA5963" w:rsidRPr="007F576F">
        <w:rPr>
          <w:rFonts w:asciiTheme="minorHAnsi" w:hAnsiTheme="minorHAnsi" w:cstheme="minorHAnsi"/>
          <w:bCs/>
          <w:sz w:val="22"/>
          <w:szCs w:val="22"/>
        </w:rPr>
        <w:fldChar w:fldCharType="end"/>
      </w:r>
      <w:r w:rsidR="00B93665" w:rsidRPr="007F576F">
        <w:rPr>
          <w:rFonts w:asciiTheme="minorHAnsi" w:hAnsiTheme="minorHAnsi" w:cstheme="minorHAnsi"/>
          <w:bCs/>
          <w:sz w:val="22"/>
          <w:szCs w:val="22"/>
        </w:rPr>
        <w:t xml:space="preserve">. The JCQ provides a continuous score for </w:t>
      </w:r>
      <w:r w:rsidR="009C5D51" w:rsidRPr="007F576F">
        <w:rPr>
          <w:rFonts w:asciiTheme="minorHAnsi" w:hAnsiTheme="minorHAnsi" w:cstheme="minorHAnsi"/>
          <w:bCs/>
          <w:sz w:val="22"/>
          <w:szCs w:val="22"/>
        </w:rPr>
        <w:t xml:space="preserve">26 items </w:t>
      </w:r>
      <w:r w:rsidR="00B93665" w:rsidRPr="007F576F">
        <w:rPr>
          <w:rFonts w:asciiTheme="minorHAnsi" w:hAnsiTheme="minorHAnsi" w:cstheme="minorHAnsi"/>
          <w:bCs/>
          <w:sz w:val="22"/>
          <w:szCs w:val="22"/>
        </w:rPr>
        <w:t>spread among 10 dimensions</w:t>
      </w:r>
      <w:r w:rsidR="009C5D51" w:rsidRPr="007F576F">
        <w:rPr>
          <w:rFonts w:asciiTheme="minorHAnsi" w:hAnsiTheme="minorHAnsi" w:cstheme="minorHAnsi"/>
          <w:bCs/>
          <w:sz w:val="22"/>
          <w:szCs w:val="22"/>
        </w:rPr>
        <w:t xml:space="preserve">: </w:t>
      </w:r>
      <w:r w:rsidR="00984D46" w:rsidRPr="007F576F">
        <w:rPr>
          <w:rFonts w:asciiTheme="minorHAnsi" w:hAnsiTheme="minorHAnsi" w:cstheme="minorHAnsi"/>
          <w:bCs/>
          <w:sz w:val="22"/>
          <w:szCs w:val="22"/>
        </w:rPr>
        <w:t xml:space="preserve">speed and </w:t>
      </w:r>
      <w:r w:rsidR="009C5D51" w:rsidRPr="007F576F">
        <w:rPr>
          <w:rFonts w:asciiTheme="minorHAnsi" w:hAnsiTheme="minorHAnsi" w:cstheme="minorHAnsi"/>
          <w:bCs/>
          <w:sz w:val="22"/>
          <w:szCs w:val="22"/>
        </w:rPr>
        <w:t xml:space="preserve">quantity (3 items), complexity </w:t>
      </w:r>
      <w:r w:rsidR="00984D46" w:rsidRPr="007F576F">
        <w:rPr>
          <w:rFonts w:asciiTheme="minorHAnsi" w:hAnsiTheme="minorHAnsi" w:cstheme="minorHAnsi"/>
          <w:bCs/>
          <w:sz w:val="22"/>
          <w:szCs w:val="22"/>
        </w:rPr>
        <w:t xml:space="preserve">and intensity </w:t>
      </w:r>
      <w:r w:rsidR="009C5D51" w:rsidRPr="007F576F">
        <w:rPr>
          <w:rFonts w:asciiTheme="minorHAnsi" w:hAnsiTheme="minorHAnsi" w:cstheme="minorHAnsi"/>
          <w:bCs/>
          <w:sz w:val="22"/>
          <w:szCs w:val="22"/>
        </w:rPr>
        <w:t xml:space="preserve">(3 items), </w:t>
      </w:r>
      <w:r w:rsidR="00984D46" w:rsidRPr="007F576F">
        <w:rPr>
          <w:rFonts w:asciiTheme="minorHAnsi" w:hAnsiTheme="minorHAnsi" w:cstheme="minorHAnsi"/>
          <w:bCs/>
          <w:sz w:val="22"/>
          <w:szCs w:val="22"/>
        </w:rPr>
        <w:t xml:space="preserve">fragmentation and </w:t>
      </w:r>
      <w:r w:rsidR="009C5D51" w:rsidRPr="007F576F">
        <w:rPr>
          <w:rFonts w:asciiTheme="minorHAnsi" w:hAnsiTheme="minorHAnsi" w:cstheme="minorHAnsi"/>
          <w:bCs/>
          <w:sz w:val="22"/>
          <w:szCs w:val="22"/>
        </w:rPr>
        <w:t>unpredictability (3 items), decision</w:t>
      </w:r>
      <w:r w:rsidR="00984D46" w:rsidRPr="007F576F">
        <w:rPr>
          <w:rFonts w:asciiTheme="minorHAnsi" w:hAnsiTheme="minorHAnsi" w:cstheme="minorHAnsi"/>
          <w:bCs/>
          <w:sz w:val="22"/>
          <w:szCs w:val="22"/>
        </w:rPr>
        <w:t>-making</w:t>
      </w:r>
      <w:r w:rsidR="009C5D51" w:rsidRPr="007F576F">
        <w:rPr>
          <w:rFonts w:asciiTheme="minorHAnsi" w:hAnsiTheme="minorHAnsi" w:cstheme="minorHAnsi"/>
          <w:bCs/>
          <w:sz w:val="22"/>
          <w:szCs w:val="22"/>
        </w:rPr>
        <w:t xml:space="preserve"> latitude (3 items), </w:t>
      </w:r>
      <w:r w:rsidR="00984D46" w:rsidRPr="007F576F">
        <w:rPr>
          <w:rFonts w:asciiTheme="minorHAnsi" w:hAnsiTheme="minorHAnsi" w:cstheme="minorHAnsi"/>
          <w:bCs/>
          <w:sz w:val="22"/>
          <w:szCs w:val="22"/>
        </w:rPr>
        <w:t>use of skills</w:t>
      </w:r>
      <w:r w:rsidR="009C5D51" w:rsidRPr="007F576F">
        <w:rPr>
          <w:rFonts w:asciiTheme="minorHAnsi" w:hAnsiTheme="minorHAnsi" w:cstheme="minorHAnsi"/>
          <w:bCs/>
          <w:sz w:val="22"/>
          <w:szCs w:val="22"/>
        </w:rPr>
        <w:t xml:space="preserve"> (3 items), skill development (3 items), </w:t>
      </w:r>
      <w:r w:rsidR="00984D46" w:rsidRPr="007F576F">
        <w:rPr>
          <w:rFonts w:asciiTheme="minorHAnsi" w:hAnsiTheme="minorHAnsi" w:cstheme="minorHAnsi"/>
          <w:bCs/>
          <w:sz w:val="22"/>
          <w:szCs w:val="22"/>
        </w:rPr>
        <w:t>professional support by superiors</w:t>
      </w:r>
      <w:r w:rsidR="00726A0B" w:rsidRPr="007F576F">
        <w:rPr>
          <w:rFonts w:asciiTheme="minorHAnsi" w:hAnsiTheme="minorHAnsi" w:cstheme="minorHAnsi"/>
          <w:bCs/>
          <w:sz w:val="22"/>
          <w:szCs w:val="22"/>
        </w:rPr>
        <w:t xml:space="preserve"> </w:t>
      </w:r>
      <w:r w:rsidR="009C5D51" w:rsidRPr="007F576F">
        <w:rPr>
          <w:rFonts w:asciiTheme="minorHAnsi" w:hAnsiTheme="minorHAnsi" w:cstheme="minorHAnsi"/>
          <w:bCs/>
          <w:sz w:val="22"/>
          <w:szCs w:val="22"/>
        </w:rPr>
        <w:t xml:space="preserve">(2 items), </w:t>
      </w:r>
      <w:r w:rsidR="00984D46" w:rsidRPr="007F576F">
        <w:rPr>
          <w:rFonts w:asciiTheme="minorHAnsi" w:hAnsiTheme="minorHAnsi" w:cstheme="minorHAnsi"/>
          <w:bCs/>
          <w:sz w:val="22"/>
          <w:szCs w:val="22"/>
        </w:rPr>
        <w:t xml:space="preserve">professional support by colleagues </w:t>
      </w:r>
      <w:r w:rsidR="009C5D51" w:rsidRPr="007F576F">
        <w:rPr>
          <w:rFonts w:asciiTheme="minorHAnsi" w:hAnsiTheme="minorHAnsi" w:cstheme="minorHAnsi"/>
          <w:bCs/>
          <w:sz w:val="22"/>
          <w:szCs w:val="22"/>
        </w:rPr>
        <w:t xml:space="preserve">(2 items), </w:t>
      </w:r>
      <w:r w:rsidR="00984D46" w:rsidRPr="007F576F">
        <w:rPr>
          <w:rFonts w:asciiTheme="minorHAnsi" w:hAnsiTheme="minorHAnsi" w:cstheme="minorHAnsi"/>
          <w:bCs/>
          <w:sz w:val="22"/>
          <w:szCs w:val="22"/>
        </w:rPr>
        <w:t xml:space="preserve">emotional support by superiors </w:t>
      </w:r>
      <w:r w:rsidR="009C5D51" w:rsidRPr="007F576F">
        <w:rPr>
          <w:rFonts w:asciiTheme="minorHAnsi" w:hAnsiTheme="minorHAnsi" w:cstheme="minorHAnsi"/>
          <w:bCs/>
          <w:sz w:val="22"/>
          <w:szCs w:val="22"/>
        </w:rPr>
        <w:t xml:space="preserve">(2 items), </w:t>
      </w:r>
      <w:r w:rsidR="00D3745F" w:rsidRPr="007F576F">
        <w:rPr>
          <w:rFonts w:asciiTheme="minorHAnsi" w:hAnsiTheme="minorHAnsi" w:cstheme="minorHAnsi"/>
          <w:bCs/>
          <w:sz w:val="22"/>
          <w:szCs w:val="22"/>
        </w:rPr>
        <w:t xml:space="preserve">and </w:t>
      </w:r>
      <w:r w:rsidR="00984D46" w:rsidRPr="007F576F">
        <w:rPr>
          <w:rFonts w:asciiTheme="minorHAnsi" w:hAnsiTheme="minorHAnsi" w:cstheme="minorHAnsi"/>
          <w:bCs/>
          <w:sz w:val="22"/>
          <w:szCs w:val="22"/>
        </w:rPr>
        <w:t xml:space="preserve">emotional support by colleagues </w:t>
      </w:r>
      <w:r w:rsidR="009C5D51" w:rsidRPr="007F576F">
        <w:rPr>
          <w:rFonts w:asciiTheme="minorHAnsi" w:hAnsiTheme="minorHAnsi" w:cstheme="minorHAnsi"/>
          <w:bCs/>
          <w:sz w:val="22"/>
          <w:szCs w:val="22"/>
        </w:rPr>
        <w:t xml:space="preserve">(2 items). Higher scores </w:t>
      </w:r>
      <w:r w:rsidR="00D3745F" w:rsidRPr="007F576F">
        <w:rPr>
          <w:rFonts w:asciiTheme="minorHAnsi" w:hAnsiTheme="minorHAnsi" w:cstheme="minorHAnsi"/>
          <w:bCs/>
          <w:sz w:val="22"/>
          <w:szCs w:val="22"/>
        </w:rPr>
        <w:t>indicate a</w:t>
      </w:r>
      <w:r w:rsidR="009C5D51" w:rsidRPr="007F576F">
        <w:rPr>
          <w:rFonts w:asciiTheme="minorHAnsi" w:hAnsiTheme="minorHAnsi" w:cstheme="minorHAnsi"/>
          <w:bCs/>
          <w:sz w:val="22"/>
          <w:szCs w:val="22"/>
        </w:rPr>
        <w:t xml:space="preserve"> </w:t>
      </w:r>
      <w:r w:rsidR="00726A0B" w:rsidRPr="007F576F">
        <w:rPr>
          <w:rFonts w:asciiTheme="minorHAnsi" w:hAnsiTheme="minorHAnsi" w:cstheme="minorHAnsi"/>
          <w:bCs/>
          <w:sz w:val="22"/>
          <w:szCs w:val="22"/>
        </w:rPr>
        <w:t>better</w:t>
      </w:r>
      <w:r w:rsidR="009C5D51" w:rsidRPr="007F576F">
        <w:rPr>
          <w:rFonts w:asciiTheme="minorHAnsi" w:hAnsiTheme="minorHAnsi" w:cstheme="minorHAnsi"/>
          <w:bCs/>
          <w:sz w:val="22"/>
          <w:szCs w:val="22"/>
        </w:rPr>
        <w:t xml:space="preserve"> </w:t>
      </w:r>
      <w:r w:rsidR="00EA2939" w:rsidRPr="007F576F">
        <w:rPr>
          <w:rFonts w:asciiTheme="minorHAnsi" w:hAnsiTheme="minorHAnsi" w:cstheme="minorHAnsi"/>
          <w:bCs/>
          <w:sz w:val="22"/>
          <w:szCs w:val="22"/>
        </w:rPr>
        <w:t>work environment</w:t>
      </w:r>
      <w:r w:rsidR="00D3745F" w:rsidRPr="007F576F">
        <w:rPr>
          <w:rFonts w:asciiTheme="minorHAnsi" w:hAnsiTheme="minorHAnsi" w:cstheme="minorHAnsi"/>
          <w:bCs/>
          <w:sz w:val="22"/>
          <w:szCs w:val="22"/>
        </w:rPr>
        <w:t>,</w:t>
      </w:r>
      <w:r w:rsidR="009C5D51" w:rsidRPr="007F576F">
        <w:rPr>
          <w:rFonts w:asciiTheme="minorHAnsi" w:hAnsiTheme="minorHAnsi" w:cstheme="minorHAnsi"/>
          <w:bCs/>
          <w:sz w:val="22"/>
          <w:szCs w:val="22"/>
        </w:rPr>
        <w:t xml:space="preserve"> except for </w:t>
      </w:r>
      <w:r w:rsidR="00726A0B" w:rsidRPr="007F576F">
        <w:rPr>
          <w:rFonts w:asciiTheme="minorHAnsi" w:hAnsiTheme="minorHAnsi" w:cstheme="minorHAnsi"/>
          <w:bCs/>
          <w:sz w:val="22"/>
          <w:szCs w:val="22"/>
        </w:rPr>
        <w:t>quantity</w:t>
      </w:r>
      <w:r w:rsidR="009C5D51" w:rsidRPr="007F576F">
        <w:rPr>
          <w:rFonts w:asciiTheme="minorHAnsi" w:hAnsiTheme="minorHAnsi" w:cstheme="minorHAnsi"/>
          <w:bCs/>
          <w:sz w:val="22"/>
          <w:szCs w:val="22"/>
        </w:rPr>
        <w:t>,</w:t>
      </w:r>
      <w:r w:rsidR="00726A0B" w:rsidRPr="007F576F">
        <w:rPr>
          <w:rFonts w:asciiTheme="minorHAnsi" w:hAnsiTheme="minorHAnsi" w:cstheme="minorHAnsi"/>
          <w:bCs/>
          <w:sz w:val="22"/>
          <w:szCs w:val="22"/>
        </w:rPr>
        <w:t xml:space="preserve"> complexity, and unpredictability</w:t>
      </w:r>
      <w:r w:rsidR="005D0B77" w:rsidRPr="007F576F">
        <w:rPr>
          <w:rFonts w:asciiTheme="minorHAnsi" w:hAnsiTheme="minorHAnsi" w:cstheme="minorHAnsi"/>
          <w:bCs/>
          <w:sz w:val="22"/>
          <w:szCs w:val="22"/>
        </w:rPr>
        <w:t xml:space="preserve"> </w:t>
      </w:r>
      <w:r w:rsidR="005D0B77" w:rsidRPr="007F576F">
        <w:rPr>
          <w:rFonts w:asciiTheme="minorHAnsi" w:hAnsiTheme="minorHAnsi" w:cstheme="minorHAnsi"/>
          <w:bCs/>
          <w:sz w:val="22"/>
          <w:szCs w:val="22"/>
        </w:rPr>
        <w:fldChar w:fldCharType="begin"/>
      </w:r>
      <w:r w:rsidR="00C6732C" w:rsidRPr="007F576F">
        <w:rPr>
          <w:rFonts w:asciiTheme="minorHAnsi" w:hAnsiTheme="minorHAnsi" w:cstheme="minorHAnsi"/>
          <w:bCs/>
          <w:sz w:val="22"/>
          <w:szCs w:val="22"/>
        </w:rPr>
        <w:instrText xml:space="preserve"> ADDIN ZOTERO_ITEM CSL_CITATION {"citationID":"71KCFPxP","properties":{"formattedCitation":"(Karasek et al., 1998)","plainCitation":"(Karasek et al., 1998)","noteIndex":0},"citationItems":[{"id":3974,"uris":["http://zotero.org/users/5596036/items/45I82ZLU"],"itemData":{"id":3974,"type":"article-journal","abstract":"Part I discusses the Job Content Questionnaire (JCQ), designed to measure scales assessing psychological demands, decision latitude, social support, physical demands, and job insecurity. Part II describes the reliability of the JCQ scales in a cross-national context using 10,288 men and 6,313 women from 6 studies conducted in 4 countries. Substantial similarity in means, standard deviations, and correlations among the scales, and in correlations between scales and demographic variables, is found for both men and women in all studies. Reliability is good for most scales. Results suggest that psychological job characteristics are more similar across national boundaries than across occupations.","container-title":"Journal of Occupational Health Psychology","DOI":"10.1037//1076-8998.3.4.322","ISSN":"1076-8998","issue":"4","journalAbbreviation":"J Occup Health Psychol","language":"eng","note":"PMID: 9805280","page":"322-355","source":"PubMed","title":"The Job Content Questionnaire (JCQ): an instrument for internationally comparative assessments of psychosocial job characteristics","title-short":"The Job Content Questionnaire (JCQ)","volume":"3","author":[{"family":"Karasek","given":"Robert"},{"family":"Brisson","given":"C."},{"family":"Kawakami","given":"N."},{"family":"Houtman","given":"I."},{"family":"Bongers","given":"P."},{"family":"Amick","given":"B."}],"issued":{"date-parts":[["1998",10]]}}}],"schema":"https://github.com/citation-style-language/schema/raw/master/csl-citation.json"} </w:instrText>
      </w:r>
      <w:r w:rsidR="005D0B77"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(Karasek et al., 1998)</w:t>
      </w:r>
      <w:r w:rsidR="005D0B77" w:rsidRPr="007F576F">
        <w:rPr>
          <w:rFonts w:asciiTheme="minorHAnsi" w:hAnsiTheme="minorHAnsi" w:cstheme="minorHAnsi"/>
          <w:bCs/>
          <w:sz w:val="22"/>
          <w:szCs w:val="22"/>
        </w:rPr>
        <w:fldChar w:fldCharType="end"/>
      </w:r>
      <w:r w:rsidR="00726A0B" w:rsidRPr="007F576F">
        <w:rPr>
          <w:rFonts w:asciiTheme="minorHAnsi" w:hAnsiTheme="minorHAnsi" w:cstheme="minorHAnsi"/>
          <w:bCs/>
          <w:sz w:val="22"/>
          <w:szCs w:val="22"/>
        </w:rPr>
        <w:t>.</w:t>
      </w:r>
      <w:r w:rsidR="0010090A"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The scores for e</w:t>
      </w:r>
      <w:r w:rsidR="0010090A" w:rsidRPr="007F576F">
        <w:rPr>
          <w:rFonts w:asciiTheme="minorHAnsi" w:hAnsiTheme="minorHAnsi" w:cstheme="minorHAnsi"/>
          <w:bCs/>
          <w:sz w:val="22"/>
          <w:szCs w:val="22"/>
        </w:rPr>
        <w:t xml:space="preserve">ach dimension </w:t>
      </w:r>
      <w:r w:rsidR="00D3745F" w:rsidRPr="007F576F">
        <w:rPr>
          <w:rFonts w:asciiTheme="minorHAnsi" w:hAnsiTheme="minorHAnsi" w:cstheme="minorHAnsi"/>
          <w:bCs/>
          <w:sz w:val="22"/>
          <w:szCs w:val="22"/>
        </w:rPr>
        <w:t>were</w:t>
      </w:r>
      <w:r w:rsidR="0010090A" w:rsidRPr="007F576F">
        <w:rPr>
          <w:rFonts w:asciiTheme="minorHAnsi" w:hAnsiTheme="minorHAnsi" w:cstheme="minorHAnsi"/>
          <w:bCs/>
          <w:sz w:val="22"/>
          <w:szCs w:val="22"/>
        </w:rPr>
        <w:t xml:space="preserve"> rescaled </w:t>
      </w:r>
      <w:r w:rsidR="00D3745F" w:rsidRPr="007F576F">
        <w:rPr>
          <w:rFonts w:asciiTheme="minorHAnsi" w:hAnsiTheme="minorHAnsi" w:cstheme="minorHAnsi"/>
          <w:bCs/>
          <w:sz w:val="22"/>
          <w:szCs w:val="22"/>
        </w:rPr>
        <w:t>(</w:t>
      </w:r>
      <w:r w:rsidR="0010090A" w:rsidRPr="007F576F">
        <w:rPr>
          <w:rFonts w:asciiTheme="minorHAnsi" w:hAnsiTheme="minorHAnsi" w:cstheme="minorHAnsi"/>
          <w:bCs/>
          <w:sz w:val="22"/>
          <w:szCs w:val="22"/>
        </w:rPr>
        <w:t>1</w:t>
      </w:r>
      <w:r w:rsidR="00D3745F" w:rsidRPr="007F576F">
        <w:rPr>
          <w:rFonts w:asciiTheme="minorHAnsi" w:hAnsiTheme="minorHAnsi" w:cstheme="minorHAnsi"/>
          <w:bCs/>
          <w:sz w:val="22"/>
          <w:szCs w:val="22"/>
        </w:rPr>
        <w:t>-</w:t>
      </w:r>
      <w:r w:rsidR="0010090A" w:rsidRPr="007F576F">
        <w:rPr>
          <w:rFonts w:asciiTheme="minorHAnsi" w:hAnsiTheme="minorHAnsi" w:cstheme="minorHAnsi"/>
          <w:bCs/>
          <w:sz w:val="22"/>
          <w:szCs w:val="22"/>
        </w:rPr>
        <w:t>4</w:t>
      </w:r>
      <w:r w:rsidR="00D3745F" w:rsidRPr="007F576F">
        <w:rPr>
          <w:rFonts w:asciiTheme="minorHAnsi" w:hAnsiTheme="minorHAnsi" w:cstheme="minorHAnsi"/>
          <w:bCs/>
          <w:sz w:val="22"/>
          <w:szCs w:val="22"/>
        </w:rPr>
        <w:t>)</w:t>
      </w:r>
      <w:r w:rsidR="0010090A" w:rsidRPr="007F576F">
        <w:rPr>
          <w:rFonts w:asciiTheme="minorHAnsi" w:hAnsiTheme="minorHAnsi" w:cstheme="minorHAnsi"/>
          <w:bCs/>
          <w:sz w:val="22"/>
          <w:szCs w:val="22"/>
        </w:rPr>
        <w:t xml:space="preserve"> so that the odds ratios were comparable</w:t>
      </w:r>
      <w:r w:rsidR="00D3745F" w:rsidRPr="007F576F">
        <w:rPr>
          <w:rFonts w:asciiTheme="minorHAnsi" w:hAnsiTheme="minorHAnsi" w:cstheme="minorHAnsi"/>
          <w:bCs/>
          <w:sz w:val="22"/>
          <w:szCs w:val="22"/>
        </w:rPr>
        <w:t xml:space="preserve"> </w:t>
      </w:r>
      <w:r w:rsidR="0010090A" w:rsidRPr="007F576F">
        <w:rPr>
          <w:rFonts w:asciiTheme="minorHAnsi" w:hAnsiTheme="minorHAnsi" w:cstheme="minorHAnsi"/>
          <w:bCs/>
          <w:sz w:val="22"/>
          <w:szCs w:val="22"/>
        </w:rPr>
        <w:t>and corresponded to a quarter increase</w:t>
      </w:r>
      <w:r w:rsidR="00CD7E2F" w:rsidRPr="007F576F">
        <w:rPr>
          <w:rFonts w:asciiTheme="minorHAnsi" w:hAnsiTheme="minorHAnsi" w:cstheme="minorHAnsi"/>
          <w:bCs/>
          <w:sz w:val="22"/>
          <w:szCs w:val="22"/>
        </w:rPr>
        <w:t xml:space="preserve">. </w:t>
      </w:r>
      <w:r w:rsidR="009C5D51" w:rsidRPr="007F576F">
        <w:rPr>
          <w:rFonts w:asciiTheme="minorHAnsi" w:hAnsiTheme="minorHAnsi" w:cstheme="minorHAnsi"/>
          <w:bCs/>
          <w:sz w:val="22"/>
          <w:szCs w:val="22"/>
        </w:rPr>
        <w:t>All factor</w:t>
      </w:r>
      <w:r w:rsidR="00D3745F" w:rsidRPr="007F576F">
        <w:rPr>
          <w:rFonts w:asciiTheme="minorHAnsi" w:hAnsiTheme="minorHAnsi" w:cstheme="minorHAnsi"/>
          <w:bCs/>
          <w:sz w:val="22"/>
          <w:szCs w:val="22"/>
        </w:rPr>
        <w:t>s</w:t>
      </w:r>
      <w:r w:rsidR="009C5D51" w:rsidRPr="007F576F">
        <w:rPr>
          <w:rFonts w:asciiTheme="minorHAnsi" w:hAnsiTheme="minorHAnsi" w:cstheme="minorHAnsi"/>
          <w:bCs/>
          <w:sz w:val="22"/>
          <w:szCs w:val="22"/>
        </w:rPr>
        <w:t xml:space="preserve"> had a satisfactory Cronbach</w:t>
      </w:r>
      <w:r w:rsidR="00D3745F" w:rsidRPr="007F576F">
        <w:rPr>
          <w:rFonts w:asciiTheme="minorHAnsi" w:hAnsiTheme="minorHAnsi" w:cstheme="minorHAnsi"/>
          <w:bCs/>
          <w:sz w:val="22"/>
          <w:szCs w:val="22"/>
        </w:rPr>
        <w:t>’s</w:t>
      </w:r>
      <w:r w:rsidR="009C5D51"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α (</w:t>
      </w:r>
      <w:r w:rsidR="009C5D51" w:rsidRPr="007F576F">
        <w:rPr>
          <w:rFonts w:asciiTheme="minorHAnsi" w:hAnsiTheme="minorHAnsi" w:cstheme="minorHAnsi"/>
          <w:bCs/>
          <w:sz w:val="22"/>
          <w:szCs w:val="22"/>
        </w:rPr>
        <w:t>≥</w:t>
      </w:r>
      <w:r w:rsidR="00D3745F" w:rsidRPr="007F576F">
        <w:rPr>
          <w:rFonts w:asciiTheme="minorHAnsi" w:hAnsiTheme="minorHAnsi" w:cstheme="minorHAnsi"/>
          <w:bCs/>
          <w:sz w:val="22"/>
          <w:szCs w:val="22"/>
        </w:rPr>
        <w:t xml:space="preserve"> </w:t>
      </w:r>
      <w:r w:rsidR="009C5D51" w:rsidRPr="007F576F">
        <w:rPr>
          <w:rFonts w:asciiTheme="minorHAnsi" w:hAnsiTheme="minorHAnsi" w:cstheme="minorHAnsi"/>
          <w:bCs/>
          <w:sz w:val="22"/>
          <w:szCs w:val="22"/>
        </w:rPr>
        <w:t>0.65</w:t>
      </w:r>
      <w:r w:rsidR="00D3745F" w:rsidRPr="007F576F">
        <w:rPr>
          <w:rFonts w:asciiTheme="minorHAnsi" w:hAnsiTheme="minorHAnsi" w:cstheme="minorHAnsi"/>
          <w:bCs/>
          <w:sz w:val="22"/>
          <w:szCs w:val="22"/>
        </w:rPr>
        <w:t>)</w:t>
      </w:r>
      <w:r w:rsidR="00FE07C7" w:rsidRPr="007F576F">
        <w:rPr>
          <w:rFonts w:asciiTheme="minorHAnsi" w:hAnsiTheme="minorHAnsi" w:cstheme="minorHAnsi"/>
          <w:bCs/>
          <w:sz w:val="22"/>
          <w:szCs w:val="22"/>
        </w:rPr>
        <w:t xml:space="preserve"> </w:t>
      </w:r>
      <w:r w:rsidR="00726A0B" w:rsidRPr="007F576F">
        <w:rPr>
          <w:rFonts w:asciiTheme="minorHAnsi" w:hAnsiTheme="minorHAnsi" w:cstheme="minorHAnsi"/>
          <w:bCs/>
          <w:sz w:val="22"/>
          <w:szCs w:val="22"/>
        </w:rPr>
        <w:fldChar w:fldCharType="begin"/>
      </w:r>
      <w:r w:rsidR="001705A3" w:rsidRPr="007F576F">
        <w:rPr>
          <w:rFonts w:asciiTheme="minorHAnsi" w:hAnsiTheme="minorHAnsi" w:cstheme="minorHAnsi"/>
          <w:bCs/>
          <w:sz w:val="22"/>
          <w:szCs w:val="22"/>
        </w:rPr>
        <w:instrText xml:space="preserve"> ADDIN ZOTERO_ITEM CSL_CITATION {"citationID":"iqUAa8IM","properties":{"formattedCitation":"(Niedhammer et al., 2006)","plainCitation":"(Niedhammer et al., 2006)","noteIndex":0},"citationItems":[{"id":3952,"uris":["http://zotero.org/users/5596036/items/QL9868IH"],"itemData":{"id":3952,"type":"article-journal","abstract":"Psychosocial factors at work have been found to be associated with having potential risk for adverse health effects. The main instrument used to measure these factors and their impact is the Job Content Questionnaire (JCQ) by Karasek. The objective of this study was to evaluate the psychometric properties of the French version of the JCQ, and in particular to assess its internal coherence and consistency, as well as the factorial and convergent validity of psychological demands, decisional latitude and social support at work based upon the SUMER survey, which was the first French national survey of its kind to include the JCQ. The study was based on a sample of 24, 486 workers who answered the JCQ in 2003 (96.5% response rate). Internal consistency was satisfactory, as Cronbach's alpha coefficients were observed as being higher than 0.65. Confirmatory factor analysis showed that the best model was composed of 5 latent variables: demands and pressures, the two dimensions of latitude (utilization of skills and autonomous decision-making), and the two dimensions of support (from supervisors and from colleagues). Convergent validity tests confirmed the expected association with key variables, which were: age, work status, sector of activity, occupation, job satisfaction, perception of job stress, and intent to change job. This study demonstrated satisfactory psychometric properties of Karasek's JCQ scales for the French working population.","container-title":"Sante Publique (Vandoeuvre-Les-Nancy, France)","DOI":"10.3917/spub.063.0413","ISSN":"0995-3914","issue":"3","journalAbbreviation":"Sante Publique","language":"fre","note":"PMID: 17094683","page":"413-427","source":"PubMed","title":"[Psychometric properties of the French version of Karasek's \"Job Content Questionnaire\" and its scales measuring psychological pressures, decisional latitude and social support: the results of the SUMER]","title-short":"[Psychometric properties of the French version of Karasek's \"Job Content Questionnaire\" and its scales measuring psychological pressures, decisional latitude and social support","volume":"18","author":[{"family":"Niedhammer","given":"I."},{"family":"Chastang","given":"J. F."},{"family":"Gendrey","given":"L."},{"family":"David","given":"S."},{"family":"Degioanni","given":"S."}],"issued":{"date-parts":[["2006",9]]}}}],"schema":"https://github.com/citation-style-language/schema/raw/master/csl-citation.json"} </w:instrText>
      </w:r>
      <w:r w:rsidR="00726A0B"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(Niedhammer et al., 2006)</w:t>
      </w:r>
      <w:r w:rsidR="00726A0B" w:rsidRPr="007F576F">
        <w:rPr>
          <w:rFonts w:asciiTheme="minorHAnsi" w:hAnsiTheme="minorHAnsi" w:cstheme="minorHAnsi"/>
          <w:bCs/>
          <w:sz w:val="22"/>
          <w:szCs w:val="22"/>
        </w:rPr>
        <w:fldChar w:fldCharType="end"/>
      </w:r>
      <w:r w:rsidR="009C5D51" w:rsidRPr="007F576F">
        <w:rPr>
          <w:rFonts w:asciiTheme="minorHAnsi" w:hAnsiTheme="minorHAnsi" w:cstheme="minorHAnsi"/>
          <w:bCs/>
          <w:sz w:val="22"/>
          <w:szCs w:val="22"/>
        </w:rPr>
        <w:t xml:space="preserve">. </w:t>
      </w:r>
    </w:p>
    <w:p w14:paraId="0AC69B56" w14:textId="6C151AC2" w:rsidR="00EA2939" w:rsidRPr="007F576F" w:rsidRDefault="00EA6F08" w:rsidP="00CA61EF">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S</w:t>
      </w:r>
      <w:r w:rsidRPr="007F576F">
        <w:rPr>
          <w:rFonts w:asciiTheme="minorHAnsi" w:hAnsiTheme="minorHAnsi" w:cstheme="minorHAnsi"/>
          <w:bCs/>
          <w:sz w:val="22"/>
          <w:szCs w:val="22"/>
        </w:rPr>
        <w:t xml:space="preserve">ustained </w:t>
      </w:r>
      <w:r w:rsidR="00B93665" w:rsidRPr="007F576F">
        <w:rPr>
          <w:rFonts w:asciiTheme="minorHAnsi" w:hAnsiTheme="minorHAnsi" w:cstheme="minorHAnsi"/>
          <w:bCs/>
          <w:sz w:val="22"/>
          <w:szCs w:val="22"/>
        </w:rPr>
        <w:t xml:space="preserve">workplace </w:t>
      </w:r>
      <w:r w:rsidRPr="007F576F">
        <w:rPr>
          <w:rFonts w:asciiTheme="minorHAnsi" w:hAnsiTheme="minorHAnsi" w:cstheme="minorHAnsi"/>
          <w:bCs/>
          <w:sz w:val="22"/>
          <w:szCs w:val="22"/>
        </w:rPr>
        <w:t>bullying according to French law</w:t>
      </w:r>
      <w:r w:rsidR="00B93665" w:rsidRPr="007F576F">
        <w:rPr>
          <w:rFonts w:asciiTheme="minorHAnsi" w:hAnsiTheme="minorHAnsi" w:cstheme="minorHAnsi"/>
          <w:bCs/>
          <w:sz w:val="22"/>
          <w:szCs w:val="22"/>
        </w:rPr>
        <w:t xml:space="preserve"> and</w:t>
      </w:r>
      <w:r w:rsidRPr="007F576F">
        <w:rPr>
          <w:rFonts w:asciiTheme="minorHAnsi" w:hAnsiTheme="minorHAnsi" w:cstheme="minorHAnsi"/>
          <w:bCs/>
          <w:sz w:val="22"/>
          <w:szCs w:val="22"/>
        </w:rPr>
        <w:t xml:space="preserve"> a previous study </w:t>
      </w:r>
      <w:r w:rsidRPr="007F576F">
        <w:rPr>
          <w:rFonts w:asciiTheme="minorHAnsi" w:hAnsiTheme="minorHAnsi" w:cstheme="minorHAnsi"/>
          <w:bCs/>
          <w:sz w:val="22"/>
          <w:szCs w:val="22"/>
        </w:rPr>
        <w:fldChar w:fldCharType="begin"/>
      </w:r>
      <w:r w:rsidRPr="007F576F">
        <w:rPr>
          <w:rFonts w:asciiTheme="minorHAnsi" w:hAnsiTheme="minorHAnsi" w:cstheme="minorHAnsi"/>
          <w:bCs/>
          <w:sz w:val="22"/>
          <w:szCs w:val="22"/>
        </w:rPr>
        <w:instrText xml:space="preserve"> ADDIN ZOTERO_ITEM CSL_CITATION {"citationID":"7m9FUW56","properties":{"formattedCitation":"(Messiaen et al., 2021)","plainCitation":"(Messiaen et al., 2021)","noteIndex":0},"citationItems":[{"id":4259,"uris":["http://zotero.org/users/5596036/items/JE2E3AJQ"],"itemData":{"id":4259,"type":"article-journal","abstract":"Despite clues indicating high Bullying at the Work Place (BWP) rates in French hospitals, there has been no quantitative study so far. To determine the prevalence of repeated BWP in a national sample of French young physicians; its risk factors, and the mental health consequences of BWP. The study is a cross-sectional observational epidemiological national study addressed to young physicians. The online internet anonymous questionnaire was elaborated according to previous studies exploring BWP. In addition, we explored the quality of initial training. BWP was defined according to the French legal definition. Mental health was assessed by Hamilton Anxiety and Depression scale, psychotropic drug consumption and psychotherapy follow-up. A Structured Equation Modeling (SEM) was carried out to confirm our theoretical model. 2003 participants of the 37 French medical faculties were included. At least one history of BWP was identified in 41.7% of the participants. The SEM model showed good fit (RMSEA = 0.025, CFI = 0.93, TLI = 0.92, WRMR = 1.285). In the SEM model, BWP was associated with age and number of monthly night shifts and weekly worked hours. Obstetric gynecology, psychiatry, surgery, and medical specialties and low-quality initial training were associated with higher risk of BWP. BWP was associated with increased anxiety and depressive symptoms, daily antidepressant and anxiolytic consumption, and psychotherapy follow-up. Decreasing worked hours and night shifts and improving the quality of the initial training may help preventing BWP among medical students and young physicians. Obstetric gynecology, surgical and medical specialties, and psychiatry should be targeted with a focus on developing prevention programs.","container-title":"European Archives of Psychiatry and Clinical Neuroscience","DOI":"10.1007/s00406-020-01144-9","ISSN":"1433-8491","issue":"6","journalAbbreviation":"Eur Arch Psychiatry Clin Neurosci","language":"eng","note":"PMID: 32462290","page":"1123-1131","source":"PubMed","title":"Repeated bullying at the workplace in medical students and young doctors: the MESSIAEN national study","title-short":"Repeated bullying at the workplace in medical students and young doctors","volume":"271","author":[{"family":"Messiaen","given":"M."},{"family":"Duba","given":"A."},{"family":"Boulangeat","given":"C."},{"family":"Boucekine","given":"M."},{"family":"Bourbon","given":"A."},{"family":"Viprey","given":"M."},{"family":"Auquier","given":"P."},{"family":"Lançon","given":"C."},{"family":"Boyer","given":"L."},{"family":"Fond","given":"G."}],"issued":{"date-parts":[["2021",9]]}}}],"schema":"https://github.com/citation-style-language/schema/raw/master/csl-citation.json"} </w:instrText>
      </w:r>
      <w:r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(Messiaen et al., 2021)</w:t>
      </w:r>
      <w:r w:rsidRPr="007F576F">
        <w:rPr>
          <w:rFonts w:asciiTheme="minorHAnsi" w:hAnsiTheme="minorHAnsi" w:cstheme="minorHAnsi"/>
          <w:bCs/>
          <w:sz w:val="22"/>
          <w:szCs w:val="22"/>
        </w:rPr>
        <w:fldChar w:fldCharType="end"/>
      </w:r>
      <w:r w:rsidR="00B93665" w:rsidRPr="007F576F">
        <w:rPr>
          <w:rFonts w:asciiTheme="minorHAnsi" w:hAnsiTheme="minorHAnsi" w:cstheme="minorHAnsi"/>
          <w:bCs/>
          <w:sz w:val="22"/>
          <w:szCs w:val="22"/>
        </w:rPr>
        <w:t xml:space="preserve"> (yes or no)</w:t>
      </w:r>
      <w:r w:rsidRPr="007F576F">
        <w:rPr>
          <w:rFonts w:asciiTheme="minorHAnsi" w:hAnsiTheme="minorHAnsi" w:cstheme="minorHAnsi"/>
          <w:bCs/>
          <w:sz w:val="22"/>
          <w:szCs w:val="22"/>
        </w:rPr>
        <w:t xml:space="preserve">. </w:t>
      </w:r>
    </w:p>
    <w:p w14:paraId="35E55981" w14:textId="77777777" w:rsidR="00EA6F08" w:rsidRPr="007F576F" w:rsidRDefault="00EA6F08" w:rsidP="00CA61EF">
      <w:pPr>
        <w:jc w:val="both"/>
        <w:rPr>
          <w:rFonts w:asciiTheme="minorHAnsi" w:hAnsiTheme="minorHAnsi" w:cstheme="minorHAnsi"/>
          <w:bCs/>
          <w:sz w:val="22"/>
          <w:szCs w:val="22"/>
        </w:rPr>
      </w:pPr>
    </w:p>
    <w:p w14:paraId="720DBE52" w14:textId="161847F4" w:rsidR="00EA2939" w:rsidRPr="007F576F" w:rsidRDefault="00D3745F" w:rsidP="00CA61EF">
      <w:pPr>
        <w:jc w:val="both"/>
        <w:rPr>
          <w:rFonts w:asciiTheme="minorHAnsi" w:hAnsiTheme="minorHAnsi" w:cstheme="minorHAnsi"/>
          <w:bCs/>
          <w:sz w:val="22"/>
          <w:szCs w:val="22"/>
        </w:rPr>
      </w:pPr>
      <w:r w:rsidRPr="007F576F">
        <w:rPr>
          <w:rFonts w:asciiTheme="minorHAnsi" w:hAnsiTheme="minorHAnsi" w:cstheme="minorHAnsi"/>
          <w:bCs/>
          <w:sz w:val="22"/>
          <w:szCs w:val="22"/>
        </w:rPr>
        <w:t>Workplace w</w:t>
      </w:r>
      <w:r w:rsidR="00155D2F" w:rsidRPr="007F576F">
        <w:rPr>
          <w:rFonts w:asciiTheme="minorHAnsi" w:hAnsiTheme="minorHAnsi" w:cstheme="minorHAnsi"/>
          <w:bCs/>
          <w:sz w:val="22"/>
          <w:szCs w:val="22"/>
        </w:rPr>
        <w:t>ell-being</w:t>
      </w:r>
    </w:p>
    <w:p w14:paraId="4DCA856C" w14:textId="65451702" w:rsidR="00CA61EF" w:rsidRPr="007F576F" w:rsidRDefault="00CA61EF" w:rsidP="00ED4E62">
      <w:pPr>
        <w:jc w:val="both"/>
        <w:rPr>
          <w:rFonts w:asciiTheme="minorHAnsi" w:hAnsiTheme="minorHAnsi" w:cstheme="minorHAnsi"/>
          <w:bCs/>
          <w:sz w:val="22"/>
          <w:szCs w:val="22"/>
        </w:rPr>
      </w:pPr>
      <w:r w:rsidRPr="007F576F">
        <w:rPr>
          <w:rFonts w:asciiTheme="minorHAnsi" w:hAnsiTheme="minorHAnsi" w:cstheme="minorHAnsi"/>
          <w:bCs/>
          <w:sz w:val="22"/>
          <w:szCs w:val="22"/>
        </w:rPr>
        <w:t>-</w:t>
      </w:r>
      <w:r w:rsidR="00984D46"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B</w:t>
      </w:r>
      <w:r w:rsidR="00984D46" w:rsidRPr="007F576F">
        <w:rPr>
          <w:rFonts w:asciiTheme="minorHAnsi" w:hAnsiTheme="minorHAnsi" w:cstheme="minorHAnsi"/>
          <w:bCs/>
          <w:sz w:val="22"/>
          <w:szCs w:val="22"/>
        </w:rPr>
        <w:t>urnout</w:t>
      </w:r>
      <w:r w:rsidRPr="007F576F">
        <w:rPr>
          <w:rFonts w:asciiTheme="minorHAnsi" w:hAnsiTheme="minorHAnsi" w:cstheme="minorHAnsi"/>
          <w:bCs/>
          <w:sz w:val="22"/>
          <w:szCs w:val="22"/>
        </w:rPr>
        <w:t xml:space="preserve"> was</w:t>
      </w:r>
      <w:r w:rsidR="00984D46"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 xml:space="preserve">defined as the presence of at least one of the three dimensions of burnout (emotional exhaustion, depersonalization, and low personal accomplishment) of </w:t>
      </w:r>
      <w:r w:rsidR="00984D46" w:rsidRPr="007F576F">
        <w:rPr>
          <w:rFonts w:asciiTheme="minorHAnsi" w:hAnsiTheme="minorHAnsi" w:cstheme="minorHAnsi"/>
          <w:bCs/>
          <w:sz w:val="22"/>
          <w:szCs w:val="22"/>
        </w:rPr>
        <w:t>the Maslach Burnout Inventory (MBI)</w:t>
      </w:r>
      <w:r w:rsidR="00ED4E62" w:rsidRPr="007F576F">
        <w:rPr>
          <w:rFonts w:asciiTheme="minorHAnsi" w:hAnsiTheme="minorHAnsi" w:cstheme="minorHAnsi"/>
          <w:bCs/>
          <w:sz w:val="22"/>
          <w:szCs w:val="22"/>
        </w:rPr>
        <w:t xml:space="preserve"> </w:t>
      </w:r>
      <w:r w:rsidR="00ED4E62" w:rsidRPr="007F576F">
        <w:rPr>
          <w:rFonts w:asciiTheme="minorHAnsi" w:hAnsiTheme="minorHAnsi" w:cstheme="minorHAnsi"/>
          <w:bCs/>
          <w:sz w:val="22"/>
          <w:szCs w:val="22"/>
        </w:rPr>
        <w:fldChar w:fldCharType="begin"/>
      </w:r>
      <w:r w:rsidR="001705A3" w:rsidRPr="007F576F">
        <w:rPr>
          <w:rFonts w:asciiTheme="minorHAnsi" w:hAnsiTheme="minorHAnsi" w:cstheme="minorHAnsi"/>
          <w:bCs/>
          <w:sz w:val="22"/>
          <w:szCs w:val="22"/>
        </w:rPr>
        <w:instrText xml:space="preserve"> ADDIN ZOTERO_ITEM CSL_CITATION {"citationID":"DAAp9CTs","properties":{"formattedCitation":"(Maslach et al., 2001)","plainCitation":"(Maslach et al., 2001)","noteIndex":0},"citationItems":[{"id":4041,"uris":["http://zotero.org/users/5596036/items/MH4ET9DA"],"itemData":{"id":4041,"type":"article-journal","abstract":"Burnout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 work. Recently, the 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 contribution to people's health and well-being.","container-title":"Annual Review of Psychology","DOI":"10.1146/annurev.psych.52.1.397","ISSN":"0066-4308","journalAbbreviation":"Annu Rev Psychol","language":"eng","note":"PMID: 11148311","page":"397-422","source":"PubMed","title":"Job burnout","volume":"52","author":[{"family":"Maslach","given":"C."},{"family":"Schaufeli","given":"W. B."},{"family":"Leiter","given":"M. P."}],"issued":{"date-parts":[["2001"]]}}}],"schema":"https://github.com/citation-style-language/schema/raw/master/csl-citation.json"} </w:instrText>
      </w:r>
      <w:r w:rsidR="00ED4E62"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(Maslach et al., 2001)</w:t>
      </w:r>
      <w:r w:rsidR="00ED4E62" w:rsidRPr="007F576F">
        <w:rPr>
          <w:rFonts w:asciiTheme="minorHAnsi" w:hAnsiTheme="minorHAnsi" w:cstheme="minorHAnsi"/>
          <w:bCs/>
          <w:sz w:val="22"/>
          <w:szCs w:val="22"/>
        </w:rPr>
        <w:fldChar w:fldCharType="end"/>
      </w:r>
      <w:r w:rsidR="00D3745F" w:rsidRPr="007F576F">
        <w:rPr>
          <w:rFonts w:asciiTheme="minorHAnsi" w:hAnsiTheme="minorHAnsi" w:cstheme="minorHAnsi"/>
          <w:bCs/>
          <w:sz w:val="22"/>
          <w:szCs w:val="22"/>
        </w:rPr>
        <w:t xml:space="preserve">. </w:t>
      </w:r>
      <w:r w:rsidR="009F4C1B" w:rsidRPr="007F576F">
        <w:rPr>
          <w:rFonts w:asciiTheme="minorHAnsi" w:hAnsiTheme="minorHAnsi" w:cstheme="minorHAnsi"/>
          <w:bCs/>
          <w:sz w:val="22"/>
          <w:szCs w:val="22"/>
        </w:rPr>
        <w:t>All factor</w:t>
      </w:r>
      <w:r w:rsidR="00D3745F" w:rsidRPr="007F576F">
        <w:rPr>
          <w:rFonts w:asciiTheme="minorHAnsi" w:hAnsiTheme="minorHAnsi" w:cstheme="minorHAnsi"/>
          <w:bCs/>
          <w:sz w:val="22"/>
          <w:szCs w:val="22"/>
        </w:rPr>
        <w:t>s</w:t>
      </w:r>
      <w:r w:rsidR="009F4C1B" w:rsidRPr="007F576F">
        <w:rPr>
          <w:rFonts w:asciiTheme="minorHAnsi" w:hAnsiTheme="minorHAnsi" w:cstheme="minorHAnsi"/>
          <w:bCs/>
          <w:sz w:val="22"/>
          <w:szCs w:val="22"/>
        </w:rPr>
        <w:t xml:space="preserve"> had a satisfactory Cronbach</w:t>
      </w:r>
      <w:r w:rsidR="00D3745F" w:rsidRPr="007F576F">
        <w:rPr>
          <w:rFonts w:asciiTheme="minorHAnsi" w:hAnsiTheme="minorHAnsi" w:cstheme="minorHAnsi"/>
          <w:bCs/>
          <w:sz w:val="22"/>
          <w:szCs w:val="22"/>
        </w:rPr>
        <w:t>’s</w:t>
      </w:r>
      <w:r w:rsidR="009F4C1B"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α (</w:t>
      </w:r>
      <w:r w:rsidR="009F4C1B" w:rsidRPr="007F576F">
        <w:rPr>
          <w:rFonts w:asciiTheme="minorHAnsi" w:hAnsiTheme="minorHAnsi" w:cstheme="minorHAnsi"/>
          <w:bCs/>
          <w:sz w:val="22"/>
          <w:szCs w:val="22"/>
        </w:rPr>
        <w:t>≥</w:t>
      </w:r>
      <w:r w:rsidR="00D3745F" w:rsidRPr="007F576F">
        <w:rPr>
          <w:rFonts w:asciiTheme="minorHAnsi" w:hAnsiTheme="minorHAnsi" w:cstheme="minorHAnsi"/>
          <w:bCs/>
          <w:sz w:val="22"/>
          <w:szCs w:val="22"/>
        </w:rPr>
        <w:t xml:space="preserve"> </w:t>
      </w:r>
      <w:r w:rsidR="009F4C1B" w:rsidRPr="007F576F">
        <w:rPr>
          <w:rFonts w:asciiTheme="minorHAnsi" w:hAnsiTheme="minorHAnsi" w:cstheme="minorHAnsi"/>
          <w:bCs/>
          <w:sz w:val="22"/>
          <w:szCs w:val="22"/>
        </w:rPr>
        <w:t>0.</w:t>
      </w:r>
      <w:r w:rsidR="00BD6622" w:rsidRPr="007F576F">
        <w:rPr>
          <w:rFonts w:asciiTheme="minorHAnsi" w:hAnsiTheme="minorHAnsi" w:cstheme="minorHAnsi"/>
          <w:bCs/>
          <w:sz w:val="22"/>
          <w:szCs w:val="22"/>
        </w:rPr>
        <w:t>70</w:t>
      </w:r>
      <w:r w:rsidR="00D3745F" w:rsidRPr="007F576F">
        <w:rPr>
          <w:rFonts w:asciiTheme="minorHAnsi" w:hAnsiTheme="minorHAnsi" w:cstheme="minorHAnsi"/>
          <w:bCs/>
          <w:sz w:val="22"/>
          <w:szCs w:val="22"/>
        </w:rPr>
        <w:t>)</w:t>
      </w:r>
      <w:r w:rsidR="007B0A5B">
        <w:rPr>
          <w:rFonts w:asciiTheme="minorHAnsi" w:hAnsiTheme="minorHAnsi" w:cstheme="minorHAnsi"/>
          <w:bCs/>
          <w:sz w:val="22"/>
          <w:szCs w:val="22"/>
        </w:rPr>
        <w:t>.</w:t>
      </w:r>
    </w:p>
    <w:p w14:paraId="16BB7259" w14:textId="41117F9B" w:rsidR="00CA61EF" w:rsidRPr="007F576F" w:rsidRDefault="00CA61EF" w:rsidP="00ED4E62">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A</w:t>
      </w:r>
      <w:r w:rsidR="00736B56" w:rsidRPr="007F576F">
        <w:rPr>
          <w:rFonts w:asciiTheme="minorHAnsi" w:hAnsiTheme="minorHAnsi" w:cstheme="minorHAnsi"/>
          <w:bCs/>
          <w:sz w:val="22"/>
          <w:szCs w:val="22"/>
        </w:rPr>
        <w:t>bsenteeism</w:t>
      </w:r>
      <w:r w:rsidRPr="007F576F">
        <w:rPr>
          <w:rFonts w:asciiTheme="minorHAnsi" w:hAnsiTheme="minorHAnsi" w:cstheme="minorHAnsi"/>
          <w:bCs/>
          <w:sz w:val="22"/>
          <w:szCs w:val="22"/>
        </w:rPr>
        <w:t xml:space="preserve"> was </w:t>
      </w:r>
      <w:r w:rsidR="00736B56" w:rsidRPr="007F576F">
        <w:rPr>
          <w:rFonts w:asciiTheme="minorHAnsi" w:hAnsiTheme="minorHAnsi" w:cstheme="minorHAnsi"/>
          <w:bCs/>
          <w:sz w:val="22"/>
          <w:szCs w:val="22"/>
        </w:rPr>
        <w:t xml:space="preserve">defined </w:t>
      </w:r>
      <w:r w:rsidR="00D3745F" w:rsidRPr="007F576F">
        <w:rPr>
          <w:rFonts w:asciiTheme="minorHAnsi" w:hAnsiTheme="minorHAnsi" w:cstheme="minorHAnsi"/>
          <w:bCs/>
          <w:sz w:val="22"/>
          <w:szCs w:val="22"/>
        </w:rPr>
        <w:t>as</w:t>
      </w:r>
      <w:r w:rsidR="00736B56" w:rsidRPr="007F576F">
        <w:rPr>
          <w:rFonts w:asciiTheme="minorHAnsi" w:hAnsiTheme="minorHAnsi" w:cstheme="minorHAnsi"/>
          <w:bCs/>
          <w:sz w:val="22"/>
          <w:szCs w:val="22"/>
        </w:rPr>
        <w:t xml:space="preserve"> ≥</w:t>
      </w:r>
      <w:r w:rsidR="00D3745F" w:rsidRPr="007F576F">
        <w:rPr>
          <w:rFonts w:asciiTheme="minorHAnsi" w:hAnsiTheme="minorHAnsi" w:cstheme="minorHAnsi"/>
          <w:bCs/>
          <w:sz w:val="22"/>
          <w:szCs w:val="22"/>
        </w:rPr>
        <w:t xml:space="preserve"> </w:t>
      </w:r>
      <w:r w:rsidR="00736B56" w:rsidRPr="007F576F">
        <w:rPr>
          <w:rFonts w:asciiTheme="minorHAnsi" w:hAnsiTheme="minorHAnsi" w:cstheme="minorHAnsi"/>
          <w:bCs/>
          <w:sz w:val="22"/>
          <w:szCs w:val="22"/>
        </w:rPr>
        <w:t xml:space="preserve">8 unworked days during the </w:t>
      </w:r>
      <w:r w:rsidR="00D3745F" w:rsidRPr="007F576F">
        <w:rPr>
          <w:rFonts w:asciiTheme="minorHAnsi" w:hAnsiTheme="minorHAnsi" w:cstheme="minorHAnsi"/>
          <w:bCs/>
          <w:sz w:val="22"/>
          <w:szCs w:val="22"/>
        </w:rPr>
        <w:t>previous</w:t>
      </w:r>
      <w:r w:rsidR="00736B56" w:rsidRPr="007F576F">
        <w:rPr>
          <w:rFonts w:asciiTheme="minorHAnsi" w:hAnsiTheme="minorHAnsi" w:cstheme="minorHAnsi"/>
          <w:bCs/>
          <w:sz w:val="22"/>
          <w:szCs w:val="22"/>
        </w:rPr>
        <w:t xml:space="preserve"> 12 months</w:t>
      </w:r>
      <w:r w:rsidR="00D3745F" w:rsidRPr="007F576F">
        <w:rPr>
          <w:rFonts w:asciiTheme="minorHAnsi" w:hAnsiTheme="minorHAnsi" w:cstheme="minorHAnsi"/>
          <w:bCs/>
          <w:sz w:val="22"/>
          <w:szCs w:val="22"/>
        </w:rPr>
        <w:t>. The</w:t>
      </w:r>
      <w:r w:rsidRPr="007F576F">
        <w:rPr>
          <w:rFonts w:asciiTheme="minorHAnsi" w:hAnsiTheme="minorHAnsi" w:cstheme="minorHAnsi"/>
          <w:bCs/>
          <w:sz w:val="22"/>
          <w:szCs w:val="22"/>
        </w:rPr>
        <w:t xml:space="preserve"> </w:t>
      </w:r>
      <w:proofErr w:type="spellStart"/>
      <w:r w:rsidRPr="007F576F">
        <w:rPr>
          <w:rFonts w:asciiTheme="minorHAnsi" w:hAnsiTheme="minorHAnsi" w:cstheme="minorHAnsi"/>
          <w:bCs/>
          <w:sz w:val="22"/>
          <w:szCs w:val="22"/>
        </w:rPr>
        <w:t>cutoff</w:t>
      </w:r>
      <w:proofErr w:type="spellEnd"/>
      <w:r w:rsidRPr="007F576F">
        <w:rPr>
          <w:rFonts w:asciiTheme="minorHAnsi" w:hAnsiTheme="minorHAnsi" w:cstheme="minorHAnsi"/>
          <w:bCs/>
          <w:sz w:val="22"/>
          <w:szCs w:val="22"/>
        </w:rPr>
        <w:t xml:space="preserve"> of 8 days was </w:t>
      </w:r>
      <w:r w:rsidR="00D3745F" w:rsidRPr="007F576F">
        <w:rPr>
          <w:rFonts w:asciiTheme="minorHAnsi" w:hAnsiTheme="minorHAnsi" w:cstheme="minorHAnsi"/>
          <w:bCs/>
          <w:sz w:val="22"/>
          <w:szCs w:val="22"/>
        </w:rPr>
        <w:t xml:space="preserve">used </w:t>
      </w:r>
      <w:r w:rsidRPr="007F576F">
        <w:rPr>
          <w:rFonts w:asciiTheme="minorHAnsi" w:hAnsiTheme="minorHAnsi" w:cstheme="minorHAnsi"/>
          <w:bCs/>
          <w:sz w:val="22"/>
          <w:szCs w:val="22"/>
        </w:rPr>
        <w:t xml:space="preserve">to </w:t>
      </w:r>
      <w:r w:rsidR="002633D3" w:rsidRPr="007F576F">
        <w:rPr>
          <w:rFonts w:asciiTheme="minorHAnsi" w:hAnsiTheme="minorHAnsi" w:cstheme="minorHAnsi"/>
          <w:bCs/>
          <w:sz w:val="22"/>
          <w:szCs w:val="22"/>
        </w:rPr>
        <w:t>account for</w:t>
      </w:r>
      <w:r w:rsidRPr="007F576F">
        <w:rPr>
          <w:rFonts w:asciiTheme="minorHAnsi" w:hAnsiTheme="minorHAnsi" w:cstheme="minorHAnsi"/>
          <w:bCs/>
          <w:sz w:val="22"/>
          <w:szCs w:val="22"/>
        </w:rPr>
        <w:t xml:space="preserve"> unworked days due to </w:t>
      </w:r>
      <w:r w:rsidR="002633D3" w:rsidRPr="007F576F">
        <w:rPr>
          <w:rFonts w:asciiTheme="minorHAnsi" w:hAnsiTheme="minorHAnsi" w:cstheme="minorHAnsi"/>
          <w:bCs/>
          <w:sz w:val="22"/>
          <w:szCs w:val="22"/>
        </w:rPr>
        <w:t xml:space="preserve">other </w:t>
      </w:r>
      <w:r w:rsidRPr="007F576F">
        <w:rPr>
          <w:rFonts w:asciiTheme="minorHAnsi" w:hAnsiTheme="minorHAnsi" w:cstheme="minorHAnsi"/>
          <w:bCs/>
          <w:sz w:val="22"/>
          <w:szCs w:val="22"/>
        </w:rPr>
        <w:t xml:space="preserve">transient </w:t>
      </w:r>
      <w:r w:rsidR="002633D3" w:rsidRPr="007F576F">
        <w:rPr>
          <w:rFonts w:asciiTheme="minorHAnsi" w:hAnsiTheme="minorHAnsi" w:cstheme="minorHAnsi"/>
          <w:bCs/>
          <w:sz w:val="22"/>
          <w:szCs w:val="22"/>
        </w:rPr>
        <w:t>illnesses.</w:t>
      </w:r>
    </w:p>
    <w:p w14:paraId="079028B0" w14:textId="77777777" w:rsidR="00ED4E62" w:rsidRPr="007F576F" w:rsidRDefault="00ED4E62" w:rsidP="00ED4E62">
      <w:pPr>
        <w:jc w:val="both"/>
        <w:rPr>
          <w:rFonts w:asciiTheme="minorHAnsi" w:hAnsiTheme="minorHAnsi" w:cstheme="minorHAnsi"/>
          <w:bCs/>
          <w:sz w:val="22"/>
          <w:szCs w:val="22"/>
        </w:rPr>
      </w:pPr>
    </w:p>
    <w:p w14:paraId="022E8391" w14:textId="77777777" w:rsidR="00997478" w:rsidRPr="007F576F" w:rsidRDefault="00997478" w:rsidP="009C5D51">
      <w:pPr>
        <w:rPr>
          <w:rFonts w:asciiTheme="minorHAnsi" w:hAnsiTheme="minorHAnsi" w:cstheme="minorHAnsi"/>
          <w:bCs/>
          <w:sz w:val="22"/>
          <w:szCs w:val="22"/>
        </w:rPr>
      </w:pPr>
    </w:p>
    <w:p w14:paraId="03A2AA16" w14:textId="49B3780B" w:rsidR="00997478" w:rsidRPr="007F576F" w:rsidRDefault="00997478" w:rsidP="009C5D51">
      <w:pPr>
        <w:rPr>
          <w:rFonts w:asciiTheme="minorHAnsi" w:hAnsiTheme="minorHAnsi" w:cstheme="minorHAnsi"/>
          <w:bCs/>
          <w:i/>
          <w:iCs/>
          <w:sz w:val="22"/>
          <w:szCs w:val="22"/>
        </w:rPr>
      </w:pPr>
      <w:r w:rsidRPr="007F576F">
        <w:rPr>
          <w:rFonts w:asciiTheme="minorHAnsi" w:hAnsiTheme="minorHAnsi" w:cstheme="minorHAnsi"/>
          <w:bCs/>
          <w:i/>
          <w:iCs/>
          <w:sz w:val="22"/>
          <w:szCs w:val="22"/>
        </w:rPr>
        <w:t>Statistical analysis</w:t>
      </w:r>
    </w:p>
    <w:p w14:paraId="0511082E" w14:textId="77777777" w:rsidR="000A27E7" w:rsidRPr="007F576F" w:rsidRDefault="000A27E7" w:rsidP="009C5D51">
      <w:pPr>
        <w:rPr>
          <w:rFonts w:asciiTheme="minorHAnsi" w:hAnsiTheme="minorHAnsi" w:cstheme="minorHAnsi"/>
          <w:bCs/>
          <w:i/>
          <w:iCs/>
          <w:sz w:val="22"/>
          <w:szCs w:val="22"/>
        </w:rPr>
      </w:pPr>
    </w:p>
    <w:p w14:paraId="1E90FA40" w14:textId="04F01A7A" w:rsidR="00A03F49" w:rsidRPr="007F576F" w:rsidRDefault="00740014" w:rsidP="00BD79F4">
      <w:pPr>
        <w:jc w:val="both"/>
        <w:rPr>
          <w:rFonts w:asciiTheme="minorHAnsi" w:hAnsiTheme="minorHAnsi" w:cstheme="minorHAnsi"/>
          <w:bCs/>
          <w:sz w:val="22"/>
          <w:szCs w:val="22"/>
        </w:rPr>
      </w:pPr>
      <w:r w:rsidRPr="007F576F">
        <w:rPr>
          <w:rFonts w:asciiTheme="minorHAnsi" w:hAnsiTheme="minorHAnsi" w:cstheme="minorHAnsi"/>
          <w:bCs/>
          <w:sz w:val="22"/>
          <w:szCs w:val="22"/>
        </w:rPr>
        <w:t>Categorical</w:t>
      </w:r>
      <w:r w:rsidR="00A03F49" w:rsidRPr="007F576F">
        <w:rPr>
          <w:rFonts w:asciiTheme="minorHAnsi" w:hAnsiTheme="minorHAnsi" w:cstheme="minorHAnsi"/>
          <w:bCs/>
          <w:sz w:val="22"/>
          <w:szCs w:val="22"/>
        </w:rPr>
        <w:t xml:space="preserve"> variables </w:t>
      </w:r>
      <w:r w:rsidR="002633D3" w:rsidRPr="007F576F">
        <w:rPr>
          <w:rFonts w:asciiTheme="minorHAnsi" w:hAnsiTheme="minorHAnsi" w:cstheme="minorHAnsi"/>
          <w:bCs/>
          <w:sz w:val="22"/>
          <w:szCs w:val="22"/>
        </w:rPr>
        <w:t xml:space="preserve">are presented as </w:t>
      </w:r>
      <w:r w:rsidR="00A03F49" w:rsidRPr="007F576F">
        <w:rPr>
          <w:rFonts w:asciiTheme="minorHAnsi" w:hAnsiTheme="minorHAnsi" w:cstheme="minorHAnsi"/>
          <w:bCs/>
          <w:sz w:val="22"/>
          <w:szCs w:val="22"/>
        </w:rPr>
        <w:t>counts (n) and percentages</w:t>
      </w:r>
      <w:r w:rsidRPr="007F576F">
        <w:rPr>
          <w:rFonts w:asciiTheme="minorHAnsi" w:hAnsiTheme="minorHAnsi" w:cstheme="minorHAnsi"/>
          <w:bCs/>
          <w:sz w:val="22"/>
          <w:szCs w:val="22"/>
        </w:rPr>
        <w:t xml:space="preserve"> (%)</w:t>
      </w:r>
      <w:r w:rsidR="002633D3"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and continuous data </w:t>
      </w:r>
      <w:r w:rsidR="002633D3" w:rsidRPr="007F576F">
        <w:rPr>
          <w:rFonts w:asciiTheme="minorHAnsi" w:hAnsiTheme="minorHAnsi" w:cstheme="minorHAnsi"/>
          <w:bCs/>
          <w:sz w:val="22"/>
          <w:szCs w:val="22"/>
        </w:rPr>
        <w:t>as</w:t>
      </w:r>
      <w:r w:rsidRPr="007F576F">
        <w:rPr>
          <w:rFonts w:asciiTheme="minorHAnsi" w:hAnsiTheme="minorHAnsi" w:cstheme="minorHAnsi"/>
          <w:bCs/>
          <w:sz w:val="22"/>
          <w:szCs w:val="22"/>
        </w:rPr>
        <w:t xml:space="preserve"> means (</w:t>
      </w:r>
      <w:r w:rsidR="002633D3" w:rsidRPr="007F576F">
        <w:rPr>
          <w:rFonts w:asciiTheme="minorHAnsi" w:hAnsiTheme="minorHAnsi" w:cstheme="minorHAnsi"/>
          <w:bCs/>
          <w:sz w:val="22"/>
          <w:szCs w:val="22"/>
        </w:rPr>
        <w:t>x̄</w:t>
      </w:r>
      <w:r w:rsidRPr="007F576F">
        <w:rPr>
          <w:rFonts w:asciiTheme="minorHAnsi" w:hAnsiTheme="minorHAnsi" w:cstheme="minorHAnsi"/>
          <w:bCs/>
          <w:sz w:val="22"/>
          <w:szCs w:val="22"/>
        </w:rPr>
        <w:t>) and standard deviation</w:t>
      </w:r>
      <w:r w:rsidR="002633D3" w:rsidRPr="007F576F">
        <w:rPr>
          <w:rFonts w:asciiTheme="minorHAnsi" w:hAnsiTheme="minorHAnsi" w:cstheme="minorHAnsi"/>
          <w:bCs/>
          <w:sz w:val="22"/>
          <w:szCs w:val="22"/>
        </w:rPr>
        <w:t>s</w:t>
      </w:r>
      <w:r w:rsidRPr="007F576F">
        <w:rPr>
          <w:rFonts w:asciiTheme="minorHAnsi" w:hAnsiTheme="minorHAnsi" w:cstheme="minorHAnsi"/>
          <w:bCs/>
          <w:sz w:val="22"/>
          <w:szCs w:val="22"/>
        </w:rPr>
        <w:t xml:space="preserve"> (SD</w:t>
      </w:r>
      <w:r w:rsidR="002633D3" w:rsidRPr="007F576F">
        <w:rPr>
          <w:rFonts w:asciiTheme="minorHAnsi" w:hAnsiTheme="minorHAnsi" w:cstheme="minorHAnsi"/>
          <w:bCs/>
          <w:sz w:val="22"/>
          <w:szCs w:val="22"/>
        </w:rPr>
        <w:t>s</w:t>
      </w:r>
      <w:r w:rsidRPr="007F576F">
        <w:rPr>
          <w:rFonts w:asciiTheme="minorHAnsi" w:hAnsiTheme="minorHAnsi" w:cstheme="minorHAnsi"/>
          <w:bCs/>
          <w:sz w:val="22"/>
          <w:szCs w:val="22"/>
        </w:rPr>
        <w:t xml:space="preserve">). </w:t>
      </w:r>
      <w:r w:rsidR="002633D3" w:rsidRPr="007F576F">
        <w:rPr>
          <w:rFonts w:asciiTheme="minorHAnsi" w:hAnsiTheme="minorHAnsi" w:cstheme="minorHAnsi"/>
          <w:bCs/>
          <w:sz w:val="22"/>
          <w:szCs w:val="22"/>
        </w:rPr>
        <w:t>The c</w:t>
      </w:r>
      <w:r w:rsidR="00183136" w:rsidRPr="007F576F">
        <w:rPr>
          <w:rFonts w:asciiTheme="minorHAnsi" w:hAnsiTheme="minorHAnsi" w:cstheme="minorHAnsi"/>
          <w:bCs/>
          <w:sz w:val="22"/>
          <w:szCs w:val="22"/>
        </w:rPr>
        <w:t>hi</w:t>
      </w:r>
      <w:r w:rsidR="002633D3" w:rsidRPr="007F576F">
        <w:rPr>
          <w:rFonts w:asciiTheme="minorHAnsi" w:hAnsiTheme="minorHAnsi" w:cstheme="minorHAnsi"/>
          <w:bCs/>
          <w:sz w:val="22"/>
          <w:szCs w:val="22"/>
        </w:rPr>
        <w:t xml:space="preserve">-squared test and Student’s t-test were used to </w:t>
      </w:r>
      <w:proofErr w:type="spellStart"/>
      <w:r w:rsidR="002633D3" w:rsidRPr="007F576F">
        <w:rPr>
          <w:rFonts w:asciiTheme="minorHAnsi" w:hAnsiTheme="minorHAnsi" w:cstheme="minorHAnsi"/>
          <w:bCs/>
          <w:sz w:val="22"/>
          <w:szCs w:val="22"/>
        </w:rPr>
        <w:t>analyze</w:t>
      </w:r>
      <w:proofErr w:type="spellEnd"/>
      <w:r w:rsidR="002633D3" w:rsidRPr="007F576F">
        <w:rPr>
          <w:rFonts w:asciiTheme="minorHAnsi" w:hAnsiTheme="minorHAnsi" w:cstheme="minorHAnsi"/>
          <w:bCs/>
          <w:sz w:val="22"/>
          <w:szCs w:val="22"/>
        </w:rPr>
        <w:t xml:space="preserve"> the </w:t>
      </w:r>
      <w:r w:rsidR="00DD557C" w:rsidRPr="007F576F">
        <w:rPr>
          <w:rFonts w:asciiTheme="minorHAnsi" w:hAnsiTheme="minorHAnsi" w:cstheme="minorHAnsi"/>
          <w:bCs/>
          <w:sz w:val="22"/>
          <w:szCs w:val="22"/>
        </w:rPr>
        <w:t xml:space="preserve">univariate </w:t>
      </w:r>
      <w:r w:rsidR="002633D3" w:rsidRPr="007F576F">
        <w:rPr>
          <w:rFonts w:asciiTheme="minorHAnsi" w:hAnsiTheme="minorHAnsi" w:cstheme="minorHAnsi"/>
          <w:bCs/>
          <w:sz w:val="22"/>
          <w:szCs w:val="22"/>
        </w:rPr>
        <w:t xml:space="preserve">associations of poor sleep </w:t>
      </w:r>
      <w:r w:rsidR="00DD557C" w:rsidRPr="007F576F">
        <w:rPr>
          <w:rFonts w:asciiTheme="minorHAnsi" w:hAnsiTheme="minorHAnsi" w:cstheme="minorHAnsi"/>
          <w:bCs/>
          <w:sz w:val="22"/>
          <w:szCs w:val="22"/>
        </w:rPr>
        <w:t>w</w:t>
      </w:r>
      <w:r w:rsidR="002633D3" w:rsidRPr="007F576F">
        <w:rPr>
          <w:rFonts w:asciiTheme="minorHAnsi" w:hAnsiTheme="minorHAnsi" w:cstheme="minorHAnsi"/>
          <w:bCs/>
          <w:sz w:val="22"/>
          <w:szCs w:val="22"/>
        </w:rPr>
        <w:t>ith categorical and continuous variables, respectively. P &lt; 0.05 was considered statistically significant</w:t>
      </w:r>
      <w:r w:rsidR="00A03F49" w:rsidRPr="007F576F">
        <w:rPr>
          <w:rFonts w:asciiTheme="minorHAnsi" w:hAnsiTheme="minorHAnsi" w:cstheme="minorHAnsi"/>
          <w:bCs/>
          <w:sz w:val="22"/>
          <w:szCs w:val="22"/>
        </w:rPr>
        <w:t>.</w:t>
      </w:r>
    </w:p>
    <w:p w14:paraId="2629FCAE" w14:textId="77777777" w:rsidR="00A03F49" w:rsidRPr="007F576F" w:rsidRDefault="00A03F49" w:rsidP="00BD79F4">
      <w:pPr>
        <w:jc w:val="both"/>
        <w:rPr>
          <w:rFonts w:asciiTheme="minorHAnsi" w:hAnsiTheme="minorHAnsi" w:cstheme="minorHAnsi"/>
          <w:bCs/>
          <w:sz w:val="22"/>
          <w:szCs w:val="22"/>
        </w:rPr>
      </w:pPr>
    </w:p>
    <w:p w14:paraId="100E258D" w14:textId="06EBA623" w:rsidR="0061271B" w:rsidRPr="007F576F" w:rsidRDefault="00A03F49" w:rsidP="00344254">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Multivariate logistic regression </w:t>
      </w:r>
      <w:r w:rsidR="00DD557C" w:rsidRPr="007F576F">
        <w:rPr>
          <w:rFonts w:asciiTheme="minorHAnsi" w:hAnsiTheme="minorHAnsi" w:cstheme="minorHAnsi"/>
          <w:bCs/>
          <w:sz w:val="22"/>
          <w:szCs w:val="22"/>
        </w:rPr>
        <w:t xml:space="preserve">analysis </w:t>
      </w:r>
      <w:r w:rsidRPr="007F576F">
        <w:rPr>
          <w:rFonts w:asciiTheme="minorHAnsi" w:hAnsiTheme="minorHAnsi" w:cstheme="minorHAnsi"/>
          <w:bCs/>
          <w:sz w:val="22"/>
          <w:szCs w:val="22"/>
        </w:rPr>
        <w:t xml:space="preserve">was </w:t>
      </w:r>
      <w:r w:rsidR="00DD557C" w:rsidRPr="007F576F">
        <w:rPr>
          <w:rFonts w:asciiTheme="minorHAnsi" w:hAnsiTheme="minorHAnsi" w:cstheme="minorHAnsi"/>
          <w:bCs/>
          <w:sz w:val="22"/>
          <w:szCs w:val="22"/>
        </w:rPr>
        <w:t>performed</w:t>
      </w:r>
      <w:r w:rsidRPr="007F576F">
        <w:rPr>
          <w:rFonts w:asciiTheme="minorHAnsi" w:hAnsiTheme="minorHAnsi" w:cstheme="minorHAnsi"/>
          <w:bCs/>
          <w:sz w:val="22"/>
          <w:szCs w:val="22"/>
        </w:rPr>
        <w:t xml:space="preserve"> to explore the relationship</w:t>
      </w:r>
      <w:r w:rsidR="00DD557C" w:rsidRPr="007F576F">
        <w:rPr>
          <w:rFonts w:asciiTheme="minorHAnsi" w:hAnsiTheme="minorHAnsi" w:cstheme="minorHAnsi"/>
          <w:bCs/>
          <w:sz w:val="22"/>
          <w:szCs w:val="22"/>
        </w:rPr>
        <w:t>s</w:t>
      </w:r>
      <w:r w:rsidRPr="007F576F">
        <w:rPr>
          <w:rFonts w:asciiTheme="minorHAnsi" w:hAnsiTheme="minorHAnsi" w:cstheme="minorHAnsi"/>
          <w:bCs/>
          <w:sz w:val="22"/>
          <w:szCs w:val="22"/>
        </w:rPr>
        <w:t xml:space="preserve"> </w:t>
      </w:r>
      <w:r w:rsidR="00DD557C" w:rsidRPr="007F576F">
        <w:rPr>
          <w:rFonts w:asciiTheme="minorHAnsi" w:hAnsiTheme="minorHAnsi" w:cstheme="minorHAnsi"/>
          <w:bCs/>
          <w:sz w:val="22"/>
          <w:szCs w:val="22"/>
        </w:rPr>
        <w:t>of</w:t>
      </w:r>
      <w:r w:rsidRPr="007F576F">
        <w:rPr>
          <w:rFonts w:asciiTheme="minorHAnsi" w:hAnsiTheme="minorHAnsi" w:cstheme="minorHAnsi"/>
          <w:bCs/>
          <w:sz w:val="22"/>
          <w:szCs w:val="22"/>
        </w:rPr>
        <w:t xml:space="preserve"> </w:t>
      </w:r>
      <w:r w:rsidR="005E4FE0" w:rsidRPr="007F576F">
        <w:rPr>
          <w:rFonts w:asciiTheme="minorHAnsi" w:hAnsiTheme="minorHAnsi" w:cstheme="minorHAnsi"/>
          <w:bCs/>
          <w:sz w:val="22"/>
          <w:szCs w:val="22"/>
        </w:rPr>
        <w:t xml:space="preserve">poor </w:t>
      </w:r>
      <w:r w:rsidR="00BD79F4" w:rsidRPr="007F576F">
        <w:rPr>
          <w:rFonts w:asciiTheme="minorHAnsi" w:hAnsiTheme="minorHAnsi" w:cstheme="minorHAnsi"/>
          <w:bCs/>
          <w:sz w:val="22"/>
          <w:szCs w:val="22"/>
        </w:rPr>
        <w:t xml:space="preserve">sleep </w:t>
      </w:r>
      <w:r w:rsidR="00DD557C" w:rsidRPr="007F576F">
        <w:rPr>
          <w:rFonts w:asciiTheme="minorHAnsi" w:hAnsiTheme="minorHAnsi" w:cstheme="minorHAnsi"/>
          <w:bCs/>
          <w:sz w:val="22"/>
          <w:szCs w:val="22"/>
        </w:rPr>
        <w:t>with</w:t>
      </w:r>
      <w:r w:rsidR="00BD79F4" w:rsidRPr="007F576F">
        <w:rPr>
          <w:rFonts w:asciiTheme="minorHAnsi" w:hAnsiTheme="minorHAnsi" w:cstheme="minorHAnsi"/>
          <w:bCs/>
          <w:sz w:val="22"/>
          <w:szCs w:val="22"/>
        </w:rPr>
        <w:t xml:space="preserve"> individual </w:t>
      </w:r>
      <w:r w:rsidR="00FC211D" w:rsidRPr="007F576F">
        <w:rPr>
          <w:rFonts w:asciiTheme="minorHAnsi" w:hAnsiTheme="minorHAnsi" w:cstheme="minorHAnsi"/>
          <w:bCs/>
          <w:sz w:val="22"/>
          <w:szCs w:val="22"/>
        </w:rPr>
        <w:t xml:space="preserve">and professional </w:t>
      </w:r>
      <w:r w:rsidRPr="007F576F">
        <w:rPr>
          <w:rFonts w:asciiTheme="minorHAnsi" w:hAnsiTheme="minorHAnsi" w:cstheme="minorHAnsi"/>
          <w:bCs/>
          <w:sz w:val="22"/>
          <w:szCs w:val="22"/>
        </w:rPr>
        <w:t xml:space="preserve">factors in the main analysis and </w:t>
      </w:r>
      <w:r w:rsidR="00DD557C" w:rsidRPr="007F576F">
        <w:rPr>
          <w:rFonts w:asciiTheme="minorHAnsi" w:hAnsiTheme="minorHAnsi" w:cstheme="minorHAnsi"/>
          <w:bCs/>
          <w:sz w:val="22"/>
          <w:szCs w:val="22"/>
        </w:rPr>
        <w:t xml:space="preserve">in </w:t>
      </w:r>
      <w:r w:rsidRPr="007F576F">
        <w:rPr>
          <w:rFonts w:asciiTheme="minorHAnsi" w:hAnsiTheme="minorHAnsi" w:cstheme="minorHAnsi"/>
          <w:bCs/>
          <w:sz w:val="22"/>
          <w:szCs w:val="22"/>
        </w:rPr>
        <w:t xml:space="preserve">sensitivity analyses, with </w:t>
      </w:r>
      <w:r w:rsidR="003F7967" w:rsidRPr="007F576F">
        <w:rPr>
          <w:rFonts w:asciiTheme="minorHAnsi" w:hAnsiTheme="minorHAnsi" w:cstheme="minorHAnsi"/>
          <w:bCs/>
          <w:sz w:val="22"/>
          <w:szCs w:val="22"/>
        </w:rPr>
        <w:t xml:space="preserve">poor </w:t>
      </w:r>
      <w:r w:rsidR="005E4FE0" w:rsidRPr="007F576F">
        <w:rPr>
          <w:rFonts w:asciiTheme="minorHAnsi" w:hAnsiTheme="minorHAnsi" w:cstheme="minorHAnsi"/>
          <w:bCs/>
          <w:sz w:val="22"/>
          <w:szCs w:val="22"/>
        </w:rPr>
        <w:t xml:space="preserve">sleep </w:t>
      </w:r>
      <w:r w:rsidRPr="007F576F">
        <w:rPr>
          <w:rFonts w:asciiTheme="minorHAnsi" w:hAnsiTheme="minorHAnsi" w:cstheme="minorHAnsi"/>
          <w:bCs/>
          <w:sz w:val="22"/>
          <w:szCs w:val="22"/>
        </w:rPr>
        <w:t xml:space="preserve">as the dependent variable and </w:t>
      </w:r>
      <w:r w:rsidR="003F7967" w:rsidRPr="007F576F">
        <w:rPr>
          <w:rFonts w:asciiTheme="minorHAnsi" w:hAnsiTheme="minorHAnsi" w:cstheme="minorHAnsi"/>
          <w:bCs/>
          <w:sz w:val="22"/>
          <w:szCs w:val="22"/>
        </w:rPr>
        <w:t xml:space="preserve">individual and </w:t>
      </w:r>
      <w:r w:rsidR="007F67F9" w:rsidRPr="007F576F">
        <w:rPr>
          <w:rFonts w:asciiTheme="minorHAnsi" w:hAnsiTheme="minorHAnsi" w:cstheme="minorHAnsi"/>
          <w:bCs/>
          <w:sz w:val="22"/>
          <w:szCs w:val="22"/>
        </w:rPr>
        <w:t>professional</w:t>
      </w:r>
      <w:r w:rsidR="003F7967" w:rsidRPr="007F576F">
        <w:rPr>
          <w:rFonts w:asciiTheme="minorHAnsi" w:hAnsiTheme="minorHAnsi" w:cstheme="minorHAnsi"/>
          <w:bCs/>
          <w:sz w:val="22"/>
          <w:szCs w:val="22"/>
        </w:rPr>
        <w:t xml:space="preserve"> </w:t>
      </w:r>
      <w:r w:rsidR="0061271B" w:rsidRPr="007F576F">
        <w:rPr>
          <w:rFonts w:asciiTheme="minorHAnsi" w:hAnsiTheme="minorHAnsi" w:cstheme="minorHAnsi"/>
          <w:bCs/>
          <w:sz w:val="22"/>
          <w:szCs w:val="22"/>
        </w:rPr>
        <w:t>factors</w:t>
      </w:r>
      <w:r w:rsidRPr="007F576F">
        <w:rPr>
          <w:rFonts w:asciiTheme="minorHAnsi" w:hAnsiTheme="minorHAnsi" w:cstheme="minorHAnsi"/>
          <w:bCs/>
          <w:sz w:val="22"/>
          <w:szCs w:val="22"/>
        </w:rPr>
        <w:t xml:space="preserve"> as explicative</w:t>
      </w:r>
      <w:r w:rsidR="00BD79F4" w:rsidRPr="007F576F">
        <w:rPr>
          <w:rFonts w:asciiTheme="minorHAnsi" w:hAnsiTheme="minorHAnsi" w:cstheme="minorHAnsi"/>
          <w:bCs/>
          <w:sz w:val="22"/>
          <w:szCs w:val="22"/>
        </w:rPr>
        <w:t>/independent</w:t>
      </w:r>
      <w:r w:rsidRPr="007F576F">
        <w:rPr>
          <w:rFonts w:asciiTheme="minorHAnsi" w:hAnsiTheme="minorHAnsi" w:cstheme="minorHAnsi"/>
          <w:bCs/>
          <w:sz w:val="22"/>
          <w:szCs w:val="22"/>
        </w:rPr>
        <w:t xml:space="preserve"> variable</w:t>
      </w:r>
      <w:r w:rsidR="0061271B" w:rsidRPr="007F576F">
        <w:rPr>
          <w:rFonts w:asciiTheme="minorHAnsi" w:hAnsiTheme="minorHAnsi" w:cstheme="minorHAnsi"/>
          <w:bCs/>
          <w:sz w:val="22"/>
          <w:szCs w:val="22"/>
        </w:rPr>
        <w:t>s</w:t>
      </w:r>
      <w:r w:rsidRPr="007F576F">
        <w:rPr>
          <w:rFonts w:asciiTheme="minorHAnsi" w:hAnsiTheme="minorHAnsi" w:cstheme="minorHAnsi"/>
          <w:bCs/>
          <w:sz w:val="22"/>
          <w:szCs w:val="22"/>
        </w:rPr>
        <w:t xml:space="preserve">. </w:t>
      </w:r>
      <w:r w:rsidR="008179C1" w:rsidRPr="007F576F">
        <w:rPr>
          <w:rFonts w:asciiTheme="minorHAnsi" w:hAnsiTheme="minorHAnsi" w:cstheme="minorHAnsi"/>
          <w:bCs/>
          <w:sz w:val="22"/>
          <w:szCs w:val="22"/>
        </w:rPr>
        <w:t xml:space="preserve">All factors associated with </w:t>
      </w:r>
      <w:r w:rsidR="00B55FB8" w:rsidRPr="007F576F">
        <w:rPr>
          <w:rFonts w:asciiTheme="minorHAnsi" w:hAnsiTheme="minorHAnsi" w:cstheme="minorHAnsi"/>
          <w:bCs/>
          <w:sz w:val="22"/>
          <w:szCs w:val="22"/>
        </w:rPr>
        <w:t xml:space="preserve">poor </w:t>
      </w:r>
      <w:r w:rsidR="005E4FE0" w:rsidRPr="007F576F">
        <w:rPr>
          <w:rFonts w:asciiTheme="minorHAnsi" w:hAnsiTheme="minorHAnsi" w:cstheme="minorHAnsi"/>
          <w:bCs/>
          <w:sz w:val="22"/>
          <w:szCs w:val="22"/>
        </w:rPr>
        <w:t xml:space="preserve">sleep </w:t>
      </w:r>
      <w:r w:rsidR="008179C1" w:rsidRPr="007F576F">
        <w:rPr>
          <w:rFonts w:asciiTheme="minorHAnsi" w:hAnsiTheme="minorHAnsi" w:cstheme="minorHAnsi"/>
          <w:bCs/>
          <w:sz w:val="22"/>
          <w:szCs w:val="22"/>
        </w:rPr>
        <w:t xml:space="preserve">in </w:t>
      </w:r>
      <w:r w:rsidR="00DD557C" w:rsidRPr="007F576F">
        <w:rPr>
          <w:rFonts w:asciiTheme="minorHAnsi" w:hAnsiTheme="minorHAnsi" w:cstheme="minorHAnsi"/>
          <w:bCs/>
          <w:sz w:val="22"/>
          <w:szCs w:val="22"/>
        </w:rPr>
        <w:t xml:space="preserve">the </w:t>
      </w:r>
      <w:r w:rsidR="008179C1" w:rsidRPr="007F576F">
        <w:rPr>
          <w:rFonts w:asciiTheme="minorHAnsi" w:hAnsiTheme="minorHAnsi" w:cstheme="minorHAnsi"/>
          <w:bCs/>
          <w:sz w:val="22"/>
          <w:szCs w:val="22"/>
        </w:rPr>
        <w:t>univariate analys</w:t>
      </w:r>
      <w:r w:rsidR="00DD557C" w:rsidRPr="007F576F">
        <w:rPr>
          <w:rFonts w:asciiTheme="minorHAnsi" w:hAnsiTheme="minorHAnsi" w:cstheme="minorHAnsi"/>
          <w:bCs/>
          <w:sz w:val="22"/>
          <w:szCs w:val="22"/>
        </w:rPr>
        <w:t>is</w:t>
      </w:r>
      <w:r w:rsidR="008179C1" w:rsidRPr="007F576F">
        <w:rPr>
          <w:rFonts w:asciiTheme="minorHAnsi" w:hAnsiTheme="minorHAnsi" w:cstheme="minorHAnsi"/>
          <w:bCs/>
          <w:sz w:val="22"/>
          <w:szCs w:val="22"/>
        </w:rPr>
        <w:t xml:space="preserve"> at the threshold of 0.20 were included in the main model</w:t>
      </w:r>
      <w:r w:rsidR="00B703D6" w:rsidRPr="007F576F">
        <w:rPr>
          <w:rFonts w:asciiTheme="minorHAnsi" w:hAnsiTheme="minorHAnsi" w:cstheme="minorHAnsi"/>
          <w:bCs/>
          <w:sz w:val="22"/>
          <w:szCs w:val="22"/>
        </w:rPr>
        <w:t xml:space="preserve"> (</w:t>
      </w:r>
      <w:r w:rsidR="003F7967" w:rsidRPr="007F576F">
        <w:rPr>
          <w:rFonts w:asciiTheme="minorHAnsi" w:hAnsiTheme="minorHAnsi" w:cstheme="minorHAnsi"/>
          <w:bCs/>
          <w:sz w:val="22"/>
          <w:szCs w:val="22"/>
        </w:rPr>
        <w:t>age, sex, family caregiver</w:t>
      </w:r>
      <w:r w:rsidR="00DD557C" w:rsidRPr="007F576F">
        <w:rPr>
          <w:rFonts w:asciiTheme="minorHAnsi" w:hAnsiTheme="minorHAnsi" w:cstheme="minorHAnsi"/>
          <w:bCs/>
          <w:sz w:val="22"/>
          <w:szCs w:val="22"/>
        </w:rPr>
        <w:t xml:space="preserve"> </w:t>
      </w:r>
      <w:r w:rsidR="00232669" w:rsidRPr="007F576F">
        <w:rPr>
          <w:rFonts w:asciiTheme="minorHAnsi" w:hAnsiTheme="minorHAnsi" w:cstheme="minorHAnsi"/>
          <w:bCs/>
          <w:sz w:val="22"/>
          <w:szCs w:val="22"/>
        </w:rPr>
        <w:t>responsibilities</w:t>
      </w:r>
      <w:r w:rsidR="003F7967" w:rsidRPr="007F576F">
        <w:rPr>
          <w:rFonts w:asciiTheme="minorHAnsi" w:hAnsiTheme="minorHAnsi" w:cstheme="minorHAnsi"/>
          <w:bCs/>
          <w:sz w:val="22"/>
          <w:szCs w:val="22"/>
        </w:rPr>
        <w:t xml:space="preserve">, overweight/obesity, history of recurrent major depression, chronic illness, </w:t>
      </w:r>
      <w:r w:rsidR="00232669" w:rsidRPr="007F576F">
        <w:rPr>
          <w:rFonts w:asciiTheme="minorHAnsi" w:hAnsiTheme="minorHAnsi" w:cstheme="minorHAnsi"/>
          <w:bCs/>
          <w:sz w:val="22"/>
          <w:szCs w:val="22"/>
        </w:rPr>
        <w:t>hard smoking</w:t>
      </w:r>
      <w:r w:rsidR="003F7967" w:rsidRPr="007F576F">
        <w:rPr>
          <w:rFonts w:asciiTheme="minorHAnsi" w:hAnsiTheme="minorHAnsi" w:cstheme="minorHAnsi"/>
          <w:bCs/>
          <w:sz w:val="22"/>
          <w:szCs w:val="22"/>
        </w:rPr>
        <w:t>, hazardous drinking, high coffee intake</w:t>
      </w:r>
      <w:r w:rsidR="00DD557C" w:rsidRPr="007F576F">
        <w:rPr>
          <w:rFonts w:asciiTheme="minorHAnsi" w:hAnsiTheme="minorHAnsi" w:cstheme="minorHAnsi"/>
          <w:bCs/>
          <w:sz w:val="22"/>
          <w:szCs w:val="22"/>
        </w:rPr>
        <w:t>,</w:t>
      </w:r>
      <w:r w:rsidR="003F7967" w:rsidRPr="007F576F">
        <w:rPr>
          <w:rFonts w:asciiTheme="minorHAnsi" w:hAnsiTheme="minorHAnsi" w:cstheme="minorHAnsi"/>
          <w:bCs/>
          <w:sz w:val="22"/>
          <w:szCs w:val="22"/>
        </w:rPr>
        <w:t xml:space="preserve"> physical activity, </w:t>
      </w:r>
      <w:r w:rsidR="00DD557C" w:rsidRPr="007F576F">
        <w:rPr>
          <w:rFonts w:asciiTheme="minorHAnsi" w:hAnsiTheme="minorHAnsi" w:cstheme="minorHAnsi"/>
          <w:bCs/>
          <w:sz w:val="22"/>
          <w:szCs w:val="22"/>
        </w:rPr>
        <w:t>profession</w:t>
      </w:r>
      <w:r w:rsidR="00740014" w:rsidRPr="007F576F">
        <w:rPr>
          <w:rFonts w:asciiTheme="minorHAnsi" w:hAnsiTheme="minorHAnsi" w:cstheme="minorHAnsi"/>
          <w:bCs/>
          <w:sz w:val="22"/>
          <w:szCs w:val="22"/>
        </w:rPr>
        <w:t xml:space="preserve">, private </w:t>
      </w:r>
      <w:r w:rsidR="00232669" w:rsidRPr="007F576F">
        <w:rPr>
          <w:rFonts w:asciiTheme="minorHAnsi" w:hAnsiTheme="minorHAnsi" w:cstheme="minorHAnsi"/>
          <w:bCs/>
          <w:sz w:val="22"/>
          <w:szCs w:val="22"/>
        </w:rPr>
        <w:t>sector</w:t>
      </w:r>
      <w:r w:rsidR="00740014" w:rsidRPr="007F576F">
        <w:rPr>
          <w:rFonts w:asciiTheme="minorHAnsi" w:hAnsiTheme="minorHAnsi" w:cstheme="minorHAnsi"/>
          <w:bCs/>
          <w:sz w:val="22"/>
          <w:szCs w:val="22"/>
        </w:rPr>
        <w:t xml:space="preserve">, </w:t>
      </w:r>
      <w:r w:rsidR="00DD557C" w:rsidRPr="007F576F">
        <w:rPr>
          <w:rFonts w:asciiTheme="minorHAnsi" w:hAnsiTheme="minorHAnsi" w:cstheme="minorHAnsi"/>
          <w:bCs/>
          <w:sz w:val="22"/>
          <w:szCs w:val="22"/>
        </w:rPr>
        <w:t>work experience of ≤ 12 months</w:t>
      </w:r>
      <w:r w:rsidR="00740014" w:rsidRPr="007F576F">
        <w:rPr>
          <w:rFonts w:asciiTheme="minorHAnsi" w:hAnsiTheme="minorHAnsi" w:cstheme="minorHAnsi"/>
          <w:bCs/>
          <w:sz w:val="22"/>
          <w:szCs w:val="22"/>
        </w:rPr>
        <w:t xml:space="preserve">, </w:t>
      </w:r>
      <w:proofErr w:type="spellStart"/>
      <w:r w:rsidR="00740014" w:rsidRPr="007F576F">
        <w:rPr>
          <w:rFonts w:asciiTheme="minorHAnsi" w:hAnsiTheme="minorHAnsi" w:cstheme="minorHAnsi"/>
          <w:bCs/>
          <w:sz w:val="22"/>
          <w:szCs w:val="22"/>
        </w:rPr>
        <w:t>nigh</w:t>
      </w:r>
      <w:r w:rsidR="00DD557C" w:rsidRPr="007F576F">
        <w:rPr>
          <w:rFonts w:asciiTheme="minorHAnsi" w:hAnsiTheme="minorHAnsi" w:cstheme="minorHAnsi"/>
          <w:bCs/>
          <w:sz w:val="22"/>
          <w:szCs w:val="22"/>
        </w:rPr>
        <w:t>ttime</w:t>
      </w:r>
      <w:proofErr w:type="spellEnd"/>
      <w:r w:rsidR="00DD557C" w:rsidRPr="007F576F">
        <w:rPr>
          <w:rFonts w:asciiTheme="minorHAnsi" w:hAnsiTheme="minorHAnsi" w:cstheme="minorHAnsi"/>
          <w:bCs/>
          <w:sz w:val="22"/>
          <w:szCs w:val="22"/>
        </w:rPr>
        <w:t xml:space="preserve"> work</w:t>
      </w:r>
      <w:r w:rsidR="00740014" w:rsidRPr="007F576F">
        <w:rPr>
          <w:rFonts w:asciiTheme="minorHAnsi" w:hAnsiTheme="minorHAnsi" w:cstheme="minorHAnsi"/>
          <w:bCs/>
          <w:sz w:val="22"/>
          <w:szCs w:val="22"/>
        </w:rPr>
        <w:t xml:space="preserve">, fixed schedule, </w:t>
      </w:r>
      <w:r w:rsidR="00AD046A" w:rsidRPr="007F576F">
        <w:rPr>
          <w:rFonts w:asciiTheme="minorHAnsi" w:hAnsiTheme="minorHAnsi" w:cstheme="minorHAnsi"/>
          <w:bCs/>
          <w:sz w:val="22"/>
          <w:szCs w:val="22"/>
        </w:rPr>
        <w:t>known schedule</w:t>
      </w:r>
      <w:r w:rsidR="00740014" w:rsidRPr="007F576F">
        <w:rPr>
          <w:rFonts w:asciiTheme="minorHAnsi" w:hAnsiTheme="minorHAnsi" w:cstheme="minorHAnsi"/>
          <w:bCs/>
          <w:sz w:val="22"/>
          <w:szCs w:val="22"/>
        </w:rPr>
        <w:t xml:space="preserve">, the </w:t>
      </w:r>
      <w:r w:rsidR="00DD557C" w:rsidRPr="007F576F">
        <w:rPr>
          <w:rFonts w:asciiTheme="minorHAnsi" w:hAnsiTheme="minorHAnsi" w:cstheme="minorHAnsi"/>
          <w:bCs/>
          <w:sz w:val="22"/>
          <w:szCs w:val="22"/>
        </w:rPr>
        <w:t>scores on the 10</w:t>
      </w:r>
      <w:r w:rsidR="00740014" w:rsidRPr="007F576F">
        <w:rPr>
          <w:rFonts w:asciiTheme="minorHAnsi" w:hAnsiTheme="minorHAnsi" w:cstheme="minorHAnsi"/>
          <w:bCs/>
          <w:sz w:val="22"/>
          <w:szCs w:val="22"/>
        </w:rPr>
        <w:t xml:space="preserve"> dimensions of the JCQ, </w:t>
      </w:r>
      <w:r w:rsidR="00155D2F" w:rsidRPr="007F576F">
        <w:rPr>
          <w:rFonts w:asciiTheme="minorHAnsi" w:hAnsiTheme="minorHAnsi" w:cstheme="minorHAnsi"/>
          <w:bCs/>
          <w:sz w:val="22"/>
          <w:szCs w:val="22"/>
        </w:rPr>
        <w:t>sustained</w:t>
      </w:r>
      <w:r w:rsidR="00DD557C" w:rsidRPr="007F576F">
        <w:rPr>
          <w:rFonts w:asciiTheme="minorHAnsi" w:hAnsiTheme="minorHAnsi" w:cstheme="minorHAnsi"/>
          <w:bCs/>
          <w:sz w:val="22"/>
          <w:szCs w:val="22"/>
        </w:rPr>
        <w:t xml:space="preserve"> workplace</w:t>
      </w:r>
      <w:r w:rsidR="00155D2F" w:rsidRPr="007F576F">
        <w:rPr>
          <w:rFonts w:asciiTheme="minorHAnsi" w:hAnsiTheme="minorHAnsi" w:cstheme="minorHAnsi"/>
          <w:bCs/>
          <w:sz w:val="22"/>
          <w:szCs w:val="22"/>
        </w:rPr>
        <w:t xml:space="preserve"> bullying, </w:t>
      </w:r>
      <w:r w:rsidR="00740014" w:rsidRPr="007F576F">
        <w:rPr>
          <w:rFonts w:asciiTheme="minorHAnsi" w:hAnsiTheme="minorHAnsi" w:cstheme="minorHAnsi"/>
          <w:bCs/>
          <w:sz w:val="22"/>
          <w:szCs w:val="22"/>
        </w:rPr>
        <w:t xml:space="preserve">burnout, </w:t>
      </w:r>
      <w:r w:rsidR="00DD557C" w:rsidRPr="007F576F">
        <w:rPr>
          <w:rFonts w:asciiTheme="minorHAnsi" w:hAnsiTheme="minorHAnsi" w:cstheme="minorHAnsi"/>
          <w:bCs/>
          <w:sz w:val="22"/>
          <w:szCs w:val="22"/>
        </w:rPr>
        <w:t xml:space="preserve">and </w:t>
      </w:r>
      <w:r w:rsidR="00740014" w:rsidRPr="007F576F">
        <w:rPr>
          <w:rFonts w:asciiTheme="minorHAnsi" w:hAnsiTheme="minorHAnsi" w:cstheme="minorHAnsi"/>
          <w:bCs/>
          <w:sz w:val="22"/>
          <w:szCs w:val="22"/>
        </w:rPr>
        <w:t>absenteeism</w:t>
      </w:r>
      <w:r w:rsidR="00B703D6" w:rsidRPr="007F576F">
        <w:rPr>
          <w:rFonts w:asciiTheme="minorHAnsi" w:hAnsiTheme="minorHAnsi" w:cstheme="minorHAnsi"/>
          <w:bCs/>
          <w:sz w:val="22"/>
          <w:szCs w:val="22"/>
        </w:rPr>
        <w:t>)</w:t>
      </w:r>
      <w:r w:rsidR="008179C1" w:rsidRPr="007F576F">
        <w:rPr>
          <w:rFonts w:asciiTheme="minorHAnsi" w:hAnsiTheme="minorHAnsi" w:cstheme="minorHAnsi"/>
          <w:bCs/>
          <w:sz w:val="22"/>
          <w:szCs w:val="22"/>
        </w:rPr>
        <w:t xml:space="preserve">. </w:t>
      </w:r>
      <w:r w:rsidR="00ED2E2B" w:rsidRPr="007F576F">
        <w:rPr>
          <w:rFonts w:asciiTheme="minorHAnsi" w:hAnsiTheme="minorHAnsi" w:cstheme="minorHAnsi"/>
          <w:bCs/>
          <w:sz w:val="22"/>
          <w:szCs w:val="22"/>
        </w:rPr>
        <w:t>C</w:t>
      </w:r>
      <w:r w:rsidR="0011493F" w:rsidRPr="007F576F">
        <w:rPr>
          <w:rFonts w:asciiTheme="minorHAnsi" w:hAnsiTheme="minorHAnsi" w:cstheme="minorHAnsi"/>
          <w:bCs/>
          <w:sz w:val="22"/>
          <w:szCs w:val="22"/>
        </w:rPr>
        <w:t>ollinearit</w:t>
      </w:r>
      <w:r w:rsidR="00DD557C" w:rsidRPr="007F576F">
        <w:rPr>
          <w:rFonts w:asciiTheme="minorHAnsi" w:hAnsiTheme="minorHAnsi" w:cstheme="minorHAnsi"/>
          <w:bCs/>
          <w:sz w:val="22"/>
          <w:szCs w:val="22"/>
        </w:rPr>
        <w:t>y</w:t>
      </w:r>
      <w:r w:rsidR="0011493F" w:rsidRPr="007F576F">
        <w:rPr>
          <w:rFonts w:asciiTheme="minorHAnsi" w:hAnsiTheme="minorHAnsi" w:cstheme="minorHAnsi"/>
          <w:bCs/>
          <w:sz w:val="22"/>
          <w:szCs w:val="22"/>
        </w:rPr>
        <w:t xml:space="preserve"> in the model </w:t>
      </w:r>
      <w:r w:rsidR="00DD557C" w:rsidRPr="007F576F">
        <w:rPr>
          <w:rFonts w:asciiTheme="minorHAnsi" w:hAnsiTheme="minorHAnsi" w:cstheme="minorHAnsi"/>
          <w:bCs/>
          <w:sz w:val="22"/>
          <w:szCs w:val="22"/>
        </w:rPr>
        <w:t>was</w:t>
      </w:r>
      <w:r w:rsidR="0011493F" w:rsidRPr="007F576F">
        <w:rPr>
          <w:rFonts w:asciiTheme="minorHAnsi" w:hAnsiTheme="minorHAnsi" w:cstheme="minorHAnsi"/>
          <w:bCs/>
          <w:sz w:val="22"/>
          <w:szCs w:val="22"/>
        </w:rPr>
        <w:t xml:space="preserve"> </w:t>
      </w:r>
      <w:r w:rsidR="00DD557C" w:rsidRPr="007F576F">
        <w:rPr>
          <w:rFonts w:asciiTheme="minorHAnsi" w:hAnsiTheme="minorHAnsi" w:cstheme="minorHAnsi"/>
          <w:bCs/>
          <w:sz w:val="22"/>
          <w:szCs w:val="22"/>
        </w:rPr>
        <w:t>assessed</w:t>
      </w:r>
      <w:r w:rsidR="0011493F" w:rsidRPr="007F576F">
        <w:rPr>
          <w:rFonts w:asciiTheme="minorHAnsi" w:hAnsiTheme="minorHAnsi" w:cstheme="minorHAnsi"/>
          <w:bCs/>
          <w:sz w:val="22"/>
          <w:szCs w:val="22"/>
        </w:rPr>
        <w:t xml:space="preserve"> using the variance inflation factor </w:t>
      </w:r>
      <w:r w:rsidR="00DD557C" w:rsidRPr="007F576F">
        <w:rPr>
          <w:rFonts w:asciiTheme="minorHAnsi" w:hAnsiTheme="minorHAnsi" w:cstheme="minorHAnsi"/>
          <w:bCs/>
          <w:sz w:val="22"/>
          <w:szCs w:val="22"/>
        </w:rPr>
        <w:t>(</w:t>
      </w:r>
      <w:r w:rsidR="0011493F" w:rsidRPr="007F576F">
        <w:rPr>
          <w:rFonts w:asciiTheme="minorHAnsi" w:hAnsiTheme="minorHAnsi" w:cstheme="minorHAnsi"/>
          <w:bCs/>
          <w:sz w:val="22"/>
          <w:szCs w:val="22"/>
        </w:rPr>
        <w:t>threshold of 2.5</w:t>
      </w:r>
      <w:r w:rsidR="00DD557C" w:rsidRPr="007F576F">
        <w:rPr>
          <w:rFonts w:asciiTheme="minorHAnsi" w:hAnsiTheme="minorHAnsi" w:cstheme="minorHAnsi"/>
          <w:bCs/>
          <w:sz w:val="22"/>
          <w:szCs w:val="22"/>
        </w:rPr>
        <w:t>)</w:t>
      </w:r>
      <w:r w:rsidR="0011493F" w:rsidRPr="007F576F">
        <w:rPr>
          <w:rFonts w:asciiTheme="minorHAnsi" w:hAnsiTheme="minorHAnsi" w:cstheme="minorHAnsi"/>
          <w:bCs/>
          <w:sz w:val="22"/>
          <w:szCs w:val="22"/>
        </w:rPr>
        <w:t xml:space="preserve"> </w:t>
      </w:r>
      <w:r w:rsidR="00ED2E2B" w:rsidRPr="007F576F">
        <w:rPr>
          <w:rFonts w:asciiTheme="minorHAnsi" w:hAnsiTheme="minorHAnsi" w:cstheme="minorHAnsi"/>
          <w:bCs/>
          <w:sz w:val="22"/>
          <w:szCs w:val="22"/>
        </w:rPr>
        <w:fldChar w:fldCharType="begin"/>
      </w:r>
      <w:r w:rsidR="002D2753" w:rsidRPr="007F576F">
        <w:rPr>
          <w:rFonts w:asciiTheme="minorHAnsi" w:hAnsiTheme="minorHAnsi" w:cstheme="minorHAnsi"/>
          <w:bCs/>
          <w:sz w:val="22"/>
          <w:szCs w:val="22"/>
        </w:rPr>
        <w:instrText xml:space="preserve"> ADDIN ZOTERO_ITEM CSL_CITATION {"citationID":"RZkZy4AO","properties":{"formattedCitation":"(Kim, 2019)","plainCitation":"(Kim, 2019)","noteIndex":0},"citationItems":[{"id":4043,"uris":["http://zotero.org/users/5596036/items/PGHYERZF"],"itemData":{"id":4043,"type":"article-journal","abstract":"Multicollinearity represents a high degree of linear intercorrelation between explanatory variables in a multiple regression model and leads to incorrect results of regression analyses. Diagnostic tools of multicollinearity include the variance inflation factor (VIF), condition index and condition number, and variance decomposition proportion (VDP). The multicollinearity can be expressed by the coefficient of determination (Rh2) of a multiple regression model with one explanatory variable (Xh) as the model's response variable and the others (Xi [i ≠ h]) as its explanatory variables. The variance (σh2) of the regression coefficients constituting the final regression model are proportional to the VIF. Hence, an increase in Rh2 (strong multicollinearity) increases σh2. The larger σh2 produces unreliable probability values and confidence intervals of the regression coefficients. The square root of the ratio of the maximum eigenvalue to each eigenvalue from the correlation matrix of standardized explanatory variables is referred to as the condition index. The condition number is the maximum condition index. Multicollinearity is present when the VIF is higher than 5 to 10 or the condition indices are higher than 10 to 30. However, they cannot indicate multicollinear explanatory variables. VDPs obtained from the eigenvectors can identify the multicollinear variables by showing the extent of the inflation of σh2 according to each condition index. When two or more VDPs, which correspond to a common condition index higher than 10 to 30, are higher than 0.8 to 0.9, their associated explanatory variables are multicollinear. Excluding multicollinear explanatory variables leads to statistically stable multiple regression models.","container-title":"Korean Journal of Anesthesiology","DOI":"10.4097/kja.19087","ISSN":"2005-7563","issue":"6","journalAbbreviation":"Korean J Anesthesiol","language":"eng","note":"PMID: 31304696\nPMCID: PMC6900425","page":"558-569","source":"PubMed","title":"Multicollinearity and misleading statistical results","volume":"72","author":[{"family":"Kim","given":"Jong Hae"}],"issued":{"date-parts":[["2019",12]]}}}],"schema":"https://github.com/citation-style-language/schema/raw/master/csl-citation.json"} </w:instrText>
      </w:r>
      <w:r w:rsidR="00ED2E2B"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(Kim, 2019)</w:t>
      </w:r>
      <w:r w:rsidR="00ED2E2B" w:rsidRPr="007F576F">
        <w:rPr>
          <w:rFonts w:asciiTheme="minorHAnsi" w:hAnsiTheme="minorHAnsi" w:cstheme="minorHAnsi"/>
          <w:bCs/>
          <w:sz w:val="22"/>
          <w:szCs w:val="22"/>
        </w:rPr>
        <w:fldChar w:fldCharType="end"/>
      </w:r>
      <w:r w:rsidR="0011493F" w:rsidRPr="007F576F">
        <w:rPr>
          <w:rFonts w:asciiTheme="minorHAnsi" w:hAnsiTheme="minorHAnsi" w:cstheme="minorHAnsi"/>
          <w:bCs/>
          <w:sz w:val="22"/>
          <w:szCs w:val="22"/>
        </w:rPr>
        <w:t>.</w:t>
      </w:r>
      <w:r w:rsidR="002D2DDD" w:rsidRPr="007F576F">
        <w:rPr>
          <w:rFonts w:asciiTheme="minorHAnsi" w:hAnsiTheme="minorHAnsi" w:cstheme="minorHAnsi"/>
          <w:bCs/>
          <w:sz w:val="22"/>
          <w:szCs w:val="22"/>
        </w:rPr>
        <w:t xml:space="preserve"> </w:t>
      </w:r>
    </w:p>
    <w:p w14:paraId="721B8D41" w14:textId="22277531" w:rsidR="00CF7D46" w:rsidRPr="007F576F" w:rsidRDefault="00CF7D46" w:rsidP="00CF7D46">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To </w:t>
      </w:r>
      <w:r w:rsidR="00DD557C" w:rsidRPr="007F576F">
        <w:rPr>
          <w:rFonts w:asciiTheme="minorHAnsi" w:hAnsiTheme="minorHAnsi" w:cstheme="minorHAnsi"/>
          <w:bCs/>
          <w:sz w:val="22"/>
          <w:szCs w:val="22"/>
        </w:rPr>
        <w:t>identify</w:t>
      </w:r>
      <w:r w:rsidRPr="007F576F">
        <w:rPr>
          <w:rFonts w:asciiTheme="minorHAnsi" w:hAnsiTheme="minorHAnsi" w:cstheme="minorHAnsi"/>
          <w:bCs/>
          <w:sz w:val="22"/>
          <w:szCs w:val="22"/>
        </w:rPr>
        <w:t xml:space="preserve"> factors associated with the seven dimensions of </w:t>
      </w:r>
      <w:r w:rsidR="00C05361" w:rsidRPr="007F576F">
        <w:rPr>
          <w:rFonts w:asciiTheme="minorHAnsi" w:hAnsiTheme="minorHAnsi" w:cstheme="minorHAnsi"/>
          <w:bCs/>
          <w:sz w:val="22"/>
          <w:szCs w:val="22"/>
        </w:rPr>
        <w:t xml:space="preserve">poor </w:t>
      </w:r>
      <w:r w:rsidRPr="007F576F">
        <w:rPr>
          <w:rFonts w:asciiTheme="minorHAnsi" w:hAnsiTheme="minorHAnsi" w:cstheme="minorHAnsi"/>
          <w:bCs/>
          <w:sz w:val="22"/>
          <w:szCs w:val="22"/>
        </w:rPr>
        <w:t xml:space="preserve">sleep, </w:t>
      </w:r>
      <w:r w:rsidR="00DD557C" w:rsidRPr="007F576F">
        <w:rPr>
          <w:rFonts w:asciiTheme="minorHAnsi" w:hAnsiTheme="minorHAnsi" w:cstheme="minorHAnsi"/>
          <w:bCs/>
          <w:sz w:val="22"/>
          <w:szCs w:val="22"/>
        </w:rPr>
        <w:t>multivariate</w:t>
      </w:r>
      <w:r w:rsidRPr="007F576F">
        <w:rPr>
          <w:rFonts w:asciiTheme="minorHAnsi" w:hAnsiTheme="minorHAnsi" w:cstheme="minorHAnsi"/>
          <w:bCs/>
          <w:sz w:val="22"/>
          <w:szCs w:val="22"/>
        </w:rPr>
        <w:t xml:space="preserve"> analyses were </w:t>
      </w:r>
      <w:r w:rsidR="00DD557C" w:rsidRPr="007F576F">
        <w:rPr>
          <w:rFonts w:asciiTheme="minorHAnsi" w:hAnsiTheme="minorHAnsi" w:cstheme="minorHAnsi"/>
          <w:bCs/>
          <w:sz w:val="22"/>
          <w:szCs w:val="22"/>
        </w:rPr>
        <w:t>performed</w:t>
      </w:r>
      <w:r w:rsidRPr="007F576F">
        <w:rPr>
          <w:rFonts w:asciiTheme="minorHAnsi" w:hAnsiTheme="minorHAnsi" w:cstheme="minorHAnsi"/>
          <w:bCs/>
          <w:sz w:val="22"/>
          <w:szCs w:val="22"/>
        </w:rPr>
        <w:t xml:space="preserve"> </w:t>
      </w:r>
      <w:r w:rsidR="00DD557C" w:rsidRPr="007F576F">
        <w:rPr>
          <w:rFonts w:asciiTheme="minorHAnsi" w:hAnsiTheme="minorHAnsi" w:cstheme="minorHAnsi"/>
          <w:bCs/>
          <w:sz w:val="22"/>
          <w:szCs w:val="22"/>
        </w:rPr>
        <w:t>for</w:t>
      </w:r>
      <w:r w:rsidRPr="007F576F">
        <w:rPr>
          <w:rFonts w:asciiTheme="minorHAnsi" w:hAnsiTheme="minorHAnsi" w:cstheme="minorHAnsi"/>
          <w:bCs/>
          <w:sz w:val="22"/>
          <w:szCs w:val="22"/>
        </w:rPr>
        <w:t xml:space="preserve"> each </w:t>
      </w:r>
      <w:r w:rsidR="00DD557C" w:rsidRPr="007F576F">
        <w:rPr>
          <w:rFonts w:asciiTheme="minorHAnsi" w:hAnsiTheme="minorHAnsi" w:cstheme="minorHAnsi"/>
          <w:bCs/>
          <w:sz w:val="22"/>
          <w:szCs w:val="22"/>
        </w:rPr>
        <w:t xml:space="preserve">individual </w:t>
      </w:r>
      <w:proofErr w:type="spellStart"/>
      <w:r w:rsidR="00AD2535" w:rsidRPr="007F576F">
        <w:rPr>
          <w:rFonts w:asciiTheme="minorHAnsi" w:hAnsiTheme="minorHAnsi" w:cstheme="minorHAnsi"/>
          <w:bCs/>
          <w:sz w:val="22"/>
          <w:szCs w:val="22"/>
        </w:rPr>
        <w:t>subscore</w:t>
      </w:r>
      <w:proofErr w:type="spellEnd"/>
      <w:r w:rsidR="00DD557C" w:rsidRPr="007F576F">
        <w:rPr>
          <w:rFonts w:asciiTheme="minorHAnsi" w:hAnsiTheme="minorHAnsi" w:cstheme="minorHAnsi"/>
          <w:bCs/>
          <w:sz w:val="22"/>
          <w:szCs w:val="22"/>
        </w:rPr>
        <w:t>. For</w:t>
      </w:r>
      <w:r w:rsidRPr="007F576F">
        <w:rPr>
          <w:rFonts w:asciiTheme="minorHAnsi" w:hAnsiTheme="minorHAnsi" w:cstheme="minorHAnsi"/>
          <w:bCs/>
          <w:sz w:val="22"/>
          <w:szCs w:val="22"/>
        </w:rPr>
        <w:t xml:space="preserve"> each </w:t>
      </w:r>
      <w:r w:rsidR="00DD557C" w:rsidRPr="007F576F">
        <w:rPr>
          <w:rFonts w:asciiTheme="minorHAnsi" w:hAnsiTheme="minorHAnsi" w:cstheme="minorHAnsi"/>
          <w:bCs/>
          <w:sz w:val="22"/>
          <w:szCs w:val="22"/>
        </w:rPr>
        <w:t xml:space="preserve">dimension, scores ≥ 2 indicated moderate to severe </w:t>
      </w:r>
      <w:r w:rsidR="00514A53" w:rsidRPr="007F576F">
        <w:rPr>
          <w:rFonts w:asciiTheme="minorHAnsi" w:hAnsiTheme="minorHAnsi" w:cstheme="minorHAnsi"/>
          <w:bCs/>
          <w:sz w:val="22"/>
          <w:szCs w:val="22"/>
        </w:rPr>
        <w:t>abnormality</w:t>
      </w:r>
      <w:r w:rsidR="00DD557C"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w:t>
      </w:r>
    </w:p>
    <w:p w14:paraId="3B548DFC" w14:textId="78114CAF" w:rsidR="0061271B" w:rsidRPr="007F576F" w:rsidRDefault="00DD557C" w:rsidP="00BD79F4">
      <w:pPr>
        <w:jc w:val="both"/>
        <w:rPr>
          <w:rFonts w:asciiTheme="minorHAnsi" w:hAnsiTheme="minorHAnsi" w:cstheme="minorHAnsi"/>
          <w:bCs/>
          <w:sz w:val="22"/>
          <w:szCs w:val="22"/>
        </w:rPr>
      </w:pPr>
      <w:r w:rsidRPr="007F576F">
        <w:rPr>
          <w:rFonts w:asciiTheme="minorHAnsi" w:hAnsiTheme="minorHAnsi" w:cstheme="minorHAnsi"/>
          <w:bCs/>
          <w:sz w:val="22"/>
          <w:szCs w:val="22"/>
        </w:rPr>
        <w:lastRenderedPageBreak/>
        <w:t xml:space="preserve">Additionally, we </w:t>
      </w:r>
      <w:proofErr w:type="spellStart"/>
      <w:r w:rsidRPr="007F576F">
        <w:rPr>
          <w:rFonts w:asciiTheme="minorHAnsi" w:hAnsiTheme="minorHAnsi" w:cstheme="minorHAnsi"/>
          <w:bCs/>
          <w:sz w:val="22"/>
          <w:szCs w:val="22"/>
        </w:rPr>
        <w:t>analyzed</w:t>
      </w:r>
      <w:proofErr w:type="spellEnd"/>
      <w:r w:rsidRPr="007F576F">
        <w:rPr>
          <w:rFonts w:asciiTheme="minorHAnsi" w:hAnsiTheme="minorHAnsi" w:cstheme="minorHAnsi"/>
          <w:bCs/>
          <w:sz w:val="22"/>
          <w:szCs w:val="22"/>
        </w:rPr>
        <w:t xml:space="preserve"> these </w:t>
      </w:r>
      <w:r w:rsidR="003F7967" w:rsidRPr="007F576F">
        <w:rPr>
          <w:rFonts w:asciiTheme="minorHAnsi" w:hAnsiTheme="minorHAnsi" w:cstheme="minorHAnsi"/>
          <w:bCs/>
          <w:sz w:val="22"/>
          <w:szCs w:val="22"/>
        </w:rPr>
        <w:t xml:space="preserve">associations in each </w:t>
      </w:r>
      <w:r w:rsidRPr="007F576F">
        <w:rPr>
          <w:rFonts w:asciiTheme="minorHAnsi" w:hAnsiTheme="minorHAnsi" w:cstheme="minorHAnsi"/>
          <w:bCs/>
          <w:sz w:val="22"/>
          <w:szCs w:val="22"/>
        </w:rPr>
        <w:t>profession</w:t>
      </w:r>
      <w:r w:rsidR="003F7967" w:rsidRPr="007F576F">
        <w:rPr>
          <w:rFonts w:asciiTheme="minorHAnsi" w:hAnsiTheme="minorHAnsi" w:cstheme="minorHAnsi"/>
          <w:bCs/>
          <w:sz w:val="22"/>
          <w:szCs w:val="22"/>
        </w:rPr>
        <w:t xml:space="preserve">. We limited these analyses to </w:t>
      </w:r>
      <w:r w:rsidRPr="007F576F">
        <w:rPr>
          <w:rFonts w:asciiTheme="minorHAnsi" w:hAnsiTheme="minorHAnsi" w:cstheme="minorHAnsi"/>
          <w:bCs/>
          <w:sz w:val="22"/>
          <w:szCs w:val="22"/>
        </w:rPr>
        <w:t>professions</w:t>
      </w:r>
      <w:r w:rsidR="003F7967" w:rsidRPr="007F576F">
        <w:rPr>
          <w:rFonts w:asciiTheme="minorHAnsi" w:hAnsiTheme="minorHAnsi" w:cstheme="minorHAnsi"/>
          <w:bCs/>
          <w:sz w:val="22"/>
          <w:szCs w:val="22"/>
        </w:rPr>
        <w:t xml:space="preserve"> categories with &gt;</w:t>
      </w:r>
      <w:r w:rsidRPr="007F576F">
        <w:rPr>
          <w:rFonts w:asciiTheme="minorHAnsi" w:hAnsiTheme="minorHAnsi" w:cstheme="minorHAnsi"/>
          <w:bCs/>
          <w:sz w:val="22"/>
          <w:szCs w:val="22"/>
        </w:rPr>
        <w:t xml:space="preserve"> </w:t>
      </w:r>
      <w:r w:rsidR="003F7967" w:rsidRPr="007F576F">
        <w:rPr>
          <w:rFonts w:asciiTheme="minorHAnsi" w:hAnsiTheme="minorHAnsi" w:cstheme="minorHAnsi"/>
          <w:bCs/>
          <w:sz w:val="22"/>
          <w:szCs w:val="22"/>
        </w:rPr>
        <w:t xml:space="preserve">800 </w:t>
      </w:r>
      <w:r w:rsidRPr="007F576F">
        <w:rPr>
          <w:rFonts w:asciiTheme="minorHAnsi" w:hAnsiTheme="minorHAnsi" w:cstheme="minorHAnsi"/>
          <w:bCs/>
          <w:sz w:val="22"/>
          <w:szCs w:val="22"/>
        </w:rPr>
        <w:t xml:space="preserve">participants </w:t>
      </w:r>
      <w:r w:rsidR="003F7967" w:rsidRPr="007F576F">
        <w:rPr>
          <w:rFonts w:asciiTheme="minorHAnsi" w:hAnsiTheme="minorHAnsi" w:cstheme="minorHAnsi"/>
          <w:bCs/>
          <w:sz w:val="22"/>
          <w:szCs w:val="22"/>
        </w:rPr>
        <w:t>(i.e.</w:t>
      </w:r>
      <w:r w:rsidR="00152AA5" w:rsidRPr="007F576F">
        <w:rPr>
          <w:rFonts w:asciiTheme="minorHAnsi" w:hAnsiTheme="minorHAnsi" w:cstheme="minorHAnsi"/>
          <w:bCs/>
          <w:sz w:val="22"/>
          <w:szCs w:val="22"/>
        </w:rPr>
        <w:t xml:space="preserve">, </w:t>
      </w:r>
      <w:r w:rsidR="00EA2939" w:rsidRPr="007F576F">
        <w:rPr>
          <w:rFonts w:asciiTheme="minorHAnsi" w:hAnsiTheme="minorHAnsi" w:cstheme="minorHAnsi"/>
          <w:bCs/>
          <w:sz w:val="22"/>
          <w:szCs w:val="22"/>
        </w:rPr>
        <w:t>physician</w:t>
      </w:r>
      <w:r w:rsidRPr="007F576F">
        <w:rPr>
          <w:rFonts w:asciiTheme="minorHAnsi" w:hAnsiTheme="minorHAnsi" w:cstheme="minorHAnsi"/>
          <w:bCs/>
          <w:sz w:val="22"/>
          <w:szCs w:val="22"/>
        </w:rPr>
        <w:t>s</w:t>
      </w:r>
      <w:r w:rsidR="00EA2939" w:rsidRPr="007F576F">
        <w:rPr>
          <w:rFonts w:asciiTheme="minorHAnsi" w:hAnsiTheme="minorHAnsi" w:cstheme="minorHAnsi"/>
          <w:bCs/>
          <w:sz w:val="22"/>
          <w:szCs w:val="22"/>
        </w:rPr>
        <w:t>,</w:t>
      </w:r>
      <w:r w:rsidR="003F7967" w:rsidRPr="007F576F">
        <w:rPr>
          <w:rFonts w:asciiTheme="minorHAnsi" w:hAnsiTheme="minorHAnsi" w:cstheme="minorHAnsi"/>
          <w:bCs/>
          <w:sz w:val="22"/>
          <w:szCs w:val="22"/>
        </w:rPr>
        <w:t xml:space="preserve"> nurse</w:t>
      </w:r>
      <w:r w:rsidRPr="007F576F">
        <w:rPr>
          <w:rFonts w:asciiTheme="minorHAnsi" w:hAnsiTheme="minorHAnsi" w:cstheme="minorHAnsi"/>
          <w:bCs/>
          <w:sz w:val="22"/>
          <w:szCs w:val="22"/>
        </w:rPr>
        <w:t>s</w:t>
      </w:r>
      <w:r w:rsidR="003F7967" w:rsidRPr="007F576F">
        <w:rPr>
          <w:rFonts w:asciiTheme="minorHAnsi" w:hAnsiTheme="minorHAnsi" w:cstheme="minorHAnsi"/>
          <w:bCs/>
          <w:sz w:val="22"/>
          <w:szCs w:val="22"/>
        </w:rPr>
        <w:t>, health executive</w:t>
      </w:r>
      <w:r w:rsidRPr="007F576F">
        <w:rPr>
          <w:rFonts w:asciiTheme="minorHAnsi" w:hAnsiTheme="minorHAnsi" w:cstheme="minorHAnsi"/>
          <w:bCs/>
          <w:sz w:val="22"/>
          <w:szCs w:val="22"/>
        </w:rPr>
        <w:t>s</w:t>
      </w:r>
      <w:r w:rsidR="003F7967"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and nursing</w:t>
      </w:r>
      <w:r w:rsidR="003F7967" w:rsidRPr="007F576F">
        <w:rPr>
          <w:rFonts w:asciiTheme="minorHAnsi" w:hAnsiTheme="minorHAnsi" w:cstheme="minorHAnsi"/>
          <w:bCs/>
          <w:sz w:val="22"/>
          <w:szCs w:val="22"/>
        </w:rPr>
        <w:t xml:space="preserve"> assistant</w:t>
      </w:r>
      <w:r w:rsidRPr="007F576F">
        <w:rPr>
          <w:rFonts w:asciiTheme="minorHAnsi" w:hAnsiTheme="minorHAnsi" w:cstheme="minorHAnsi"/>
          <w:bCs/>
          <w:sz w:val="22"/>
          <w:szCs w:val="22"/>
        </w:rPr>
        <w:t>s</w:t>
      </w:r>
      <w:r w:rsidR="003F7967" w:rsidRPr="007F576F">
        <w:rPr>
          <w:rFonts w:asciiTheme="minorHAnsi" w:hAnsiTheme="minorHAnsi" w:cstheme="minorHAnsi"/>
          <w:bCs/>
          <w:sz w:val="22"/>
          <w:szCs w:val="22"/>
        </w:rPr>
        <w:t>) to ensure sufficient statistical power.</w:t>
      </w:r>
      <w:r w:rsidR="00074491" w:rsidRPr="007F576F">
        <w:rPr>
          <w:rFonts w:asciiTheme="minorHAnsi" w:hAnsiTheme="minorHAnsi" w:cstheme="minorHAnsi"/>
          <w:bCs/>
          <w:sz w:val="22"/>
          <w:szCs w:val="22"/>
        </w:rPr>
        <w:t xml:space="preserve"> </w:t>
      </w:r>
    </w:p>
    <w:p w14:paraId="00BD3B9C" w14:textId="3074C341" w:rsidR="00A03F49" w:rsidRPr="007F576F" w:rsidRDefault="00DD557C" w:rsidP="00BD79F4">
      <w:pPr>
        <w:jc w:val="both"/>
        <w:rPr>
          <w:rFonts w:asciiTheme="minorHAnsi" w:hAnsiTheme="minorHAnsi" w:cstheme="minorHAnsi"/>
          <w:bCs/>
          <w:sz w:val="22"/>
          <w:szCs w:val="22"/>
        </w:rPr>
      </w:pPr>
      <w:r w:rsidRPr="007F576F">
        <w:rPr>
          <w:rFonts w:asciiTheme="minorHAnsi" w:hAnsiTheme="minorHAnsi" w:cstheme="minorHAnsi"/>
          <w:bCs/>
          <w:sz w:val="22"/>
          <w:szCs w:val="22"/>
        </w:rPr>
        <w:t>Because</w:t>
      </w:r>
      <w:r w:rsidR="001C2BA3" w:rsidRPr="007F576F">
        <w:rPr>
          <w:rFonts w:asciiTheme="minorHAnsi" w:hAnsiTheme="minorHAnsi" w:cstheme="minorHAnsi"/>
          <w:bCs/>
          <w:sz w:val="22"/>
          <w:szCs w:val="22"/>
        </w:rPr>
        <w:t xml:space="preserve"> this </w:t>
      </w:r>
      <w:r w:rsidRPr="007F576F">
        <w:rPr>
          <w:rFonts w:asciiTheme="minorHAnsi" w:hAnsiTheme="minorHAnsi" w:cstheme="minorHAnsi"/>
          <w:bCs/>
          <w:sz w:val="22"/>
          <w:szCs w:val="22"/>
        </w:rPr>
        <w:t xml:space="preserve">was a </w:t>
      </w:r>
      <w:r w:rsidR="001C2BA3" w:rsidRPr="007F576F">
        <w:rPr>
          <w:rFonts w:asciiTheme="minorHAnsi" w:hAnsiTheme="minorHAnsi" w:cstheme="minorHAnsi"/>
          <w:bCs/>
          <w:sz w:val="22"/>
          <w:szCs w:val="22"/>
        </w:rPr>
        <w:t>hypothesis-driven</w:t>
      </w:r>
      <w:r w:rsidRPr="007F576F">
        <w:rPr>
          <w:rFonts w:asciiTheme="minorHAnsi" w:hAnsiTheme="minorHAnsi" w:cstheme="minorHAnsi"/>
          <w:bCs/>
          <w:sz w:val="22"/>
          <w:szCs w:val="22"/>
        </w:rPr>
        <w:t xml:space="preserve"> study</w:t>
      </w:r>
      <w:r w:rsidR="00074491" w:rsidRPr="007F576F">
        <w:rPr>
          <w:rFonts w:asciiTheme="minorHAnsi" w:hAnsiTheme="minorHAnsi" w:cstheme="minorHAnsi"/>
          <w:bCs/>
          <w:sz w:val="22"/>
          <w:szCs w:val="22"/>
        </w:rPr>
        <w:t xml:space="preserve">, correction for multiple testing </w:t>
      </w:r>
      <w:r w:rsidRPr="007F576F">
        <w:rPr>
          <w:rFonts w:asciiTheme="minorHAnsi" w:hAnsiTheme="minorHAnsi" w:cstheme="minorHAnsi"/>
          <w:bCs/>
          <w:sz w:val="22"/>
          <w:szCs w:val="22"/>
        </w:rPr>
        <w:t xml:space="preserve">was not performed </w:t>
      </w:r>
      <w:r w:rsidR="00074491" w:rsidRPr="007F576F">
        <w:rPr>
          <w:rFonts w:asciiTheme="minorHAnsi" w:hAnsiTheme="minorHAnsi" w:cstheme="minorHAnsi"/>
          <w:bCs/>
          <w:sz w:val="22"/>
          <w:szCs w:val="22"/>
        </w:rPr>
        <w:fldChar w:fldCharType="begin"/>
      </w:r>
      <w:r w:rsidR="007C3589" w:rsidRPr="007F576F">
        <w:rPr>
          <w:rFonts w:asciiTheme="minorHAnsi" w:hAnsiTheme="minorHAnsi" w:cstheme="minorHAnsi"/>
          <w:bCs/>
          <w:sz w:val="22"/>
          <w:szCs w:val="22"/>
        </w:rPr>
        <w:instrText xml:space="preserve"> ADDIN ZOTERO_ITEM CSL_CITATION {"citationID":"eMio8sis","properties":{"formattedCitation":"(Bender and Lange, 2001)","plainCitation":"(Bender and Lange, 2001)","noteIndex":0},"citationItems":[{"id":3962,"uris":["http://zotero.org/users/5596036/items/UKIDUUQL"],"itemData":{"id":3962,"type":"article-journal","abstract":"Multiplicity of data, hypotheses, and analyses is a common problem in biomedical and epidemiological research. Multiple testing theory provides a framework for defining and controlling appropriate error rates in order to protect against wrong conclusions. However, the corresponding multiple test procedures are underutilized in biomedical and epidemiological research. In this article, the existing multiple test procedures are summarized for the most important multiplicity situations. It is emphasized that adjustments for multiple testing are required in confirmatory studies whenever results from multiple tests have to be combined in one final conclusion and decision. In case of multiple significance tests a note on the error rate that will be controlled for is desirable.","container-title":"Journal of Clinical Epidemiology","DOI":"10.1016/s0895-4356(00)00314-0","ISSN":"0895-4356","issue":"4","journalAbbreviation":"J Clin Epidemiol","language":"eng","note":"PMID: 11297884","page":"343-349","source":"PubMed","title":"Adjusting for multiple testing--when and how?","volume":"54","author":[{"family":"Bender","given":"R."},{"family":"Lange","given":"S."}],"issued":{"date-parts":[["2001",4]]}}}],"schema":"https://github.com/citation-style-language/schema/raw/master/csl-citation.json"} </w:instrText>
      </w:r>
      <w:r w:rsidR="00074491" w:rsidRPr="007F576F">
        <w:rPr>
          <w:rFonts w:asciiTheme="minorHAnsi" w:hAnsiTheme="minorHAnsi" w:cstheme="minorHAnsi"/>
          <w:bCs/>
          <w:sz w:val="22"/>
          <w:szCs w:val="22"/>
        </w:rPr>
        <w:fldChar w:fldCharType="separate"/>
      </w:r>
      <w:r w:rsidR="007C3589" w:rsidRPr="007F576F">
        <w:rPr>
          <w:rFonts w:asciiTheme="minorHAnsi" w:hAnsiTheme="minorHAnsi" w:cstheme="minorHAnsi"/>
          <w:bCs/>
          <w:noProof/>
          <w:sz w:val="22"/>
          <w:szCs w:val="22"/>
        </w:rPr>
        <w:t>(Bender and Lange, 2001)</w:t>
      </w:r>
      <w:r w:rsidR="00074491" w:rsidRPr="007F576F">
        <w:rPr>
          <w:rFonts w:asciiTheme="minorHAnsi" w:hAnsiTheme="minorHAnsi" w:cstheme="minorHAnsi"/>
          <w:bCs/>
          <w:sz w:val="22"/>
          <w:szCs w:val="22"/>
        </w:rPr>
        <w:fldChar w:fldCharType="end"/>
      </w:r>
      <w:r w:rsidR="00074491" w:rsidRPr="007F576F">
        <w:rPr>
          <w:rFonts w:asciiTheme="minorHAnsi" w:hAnsiTheme="minorHAnsi" w:cstheme="minorHAnsi"/>
          <w:bCs/>
          <w:sz w:val="22"/>
          <w:szCs w:val="22"/>
        </w:rPr>
        <w:t xml:space="preserve">. </w:t>
      </w:r>
      <w:r w:rsidR="00A03F49" w:rsidRPr="007F576F">
        <w:rPr>
          <w:rFonts w:asciiTheme="minorHAnsi" w:hAnsiTheme="minorHAnsi" w:cstheme="minorHAnsi"/>
          <w:bCs/>
          <w:sz w:val="22"/>
          <w:szCs w:val="22"/>
        </w:rPr>
        <w:t xml:space="preserve">Statistical analyses were performed using R </w:t>
      </w:r>
      <w:r w:rsidRPr="007F576F">
        <w:rPr>
          <w:rFonts w:asciiTheme="minorHAnsi" w:hAnsiTheme="minorHAnsi" w:cstheme="minorHAnsi"/>
          <w:bCs/>
          <w:sz w:val="22"/>
          <w:szCs w:val="22"/>
        </w:rPr>
        <w:t>software (</w:t>
      </w:r>
      <w:r w:rsidR="00A03F49" w:rsidRPr="007F576F">
        <w:rPr>
          <w:rFonts w:asciiTheme="minorHAnsi" w:hAnsiTheme="minorHAnsi" w:cstheme="minorHAnsi"/>
          <w:bCs/>
          <w:sz w:val="22"/>
          <w:szCs w:val="22"/>
        </w:rPr>
        <w:t>version 4.1.2.</w:t>
      </w:r>
      <w:r w:rsidRPr="007F576F">
        <w:rPr>
          <w:rFonts w:asciiTheme="minorHAnsi" w:hAnsiTheme="minorHAnsi" w:cstheme="minorHAnsi"/>
          <w:bCs/>
          <w:sz w:val="22"/>
          <w:szCs w:val="22"/>
        </w:rPr>
        <w:t>; R Foundation for Statistical Computing, Vienna, Austria).</w:t>
      </w:r>
    </w:p>
    <w:p w14:paraId="29AACA2A" w14:textId="77777777" w:rsidR="009C5D51" w:rsidRPr="007F576F" w:rsidRDefault="009C5D51" w:rsidP="00BD79F4">
      <w:pPr>
        <w:jc w:val="both"/>
        <w:rPr>
          <w:rFonts w:asciiTheme="minorHAnsi" w:hAnsiTheme="minorHAnsi" w:cstheme="minorHAnsi"/>
          <w:bCs/>
          <w:sz w:val="22"/>
          <w:szCs w:val="22"/>
        </w:rPr>
      </w:pPr>
    </w:p>
    <w:p w14:paraId="4C25429C" w14:textId="79737971" w:rsidR="009C5D51" w:rsidRPr="007F576F" w:rsidRDefault="009C5D51" w:rsidP="00BD79F4">
      <w:pPr>
        <w:jc w:val="both"/>
        <w:rPr>
          <w:rFonts w:asciiTheme="minorHAnsi" w:hAnsiTheme="minorHAnsi" w:cstheme="minorHAnsi"/>
          <w:bCs/>
          <w:i/>
          <w:iCs/>
          <w:sz w:val="22"/>
          <w:szCs w:val="22"/>
        </w:rPr>
      </w:pPr>
      <w:r w:rsidRPr="007F576F">
        <w:rPr>
          <w:rFonts w:asciiTheme="minorHAnsi" w:hAnsiTheme="minorHAnsi" w:cstheme="minorHAnsi"/>
          <w:bCs/>
          <w:i/>
          <w:iCs/>
          <w:sz w:val="22"/>
          <w:szCs w:val="22"/>
        </w:rPr>
        <w:t>Ethical considerations</w:t>
      </w:r>
    </w:p>
    <w:p w14:paraId="5E06CEBF" w14:textId="77777777" w:rsidR="000A27E7" w:rsidRPr="007F576F" w:rsidRDefault="000A27E7" w:rsidP="00BD79F4">
      <w:pPr>
        <w:jc w:val="both"/>
        <w:rPr>
          <w:rFonts w:asciiTheme="minorHAnsi" w:hAnsiTheme="minorHAnsi" w:cstheme="minorHAnsi"/>
          <w:bCs/>
          <w:i/>
          <w:iCs/>
          <w:sz w:val="22"/>
          <w:szCs w:val="22"/>
        </w:rPr>
      </w:pPr>
    </w:p>
    <w:p w14:paraId="2CE3E9FC" w14:textId="7926AB17" w:rsidR="0009108A" w:rsidRPr="007F576F" w:rsidRDefault="009C5D51" w:rsidP="00DD557C">
      <w:pPr>
        <w:jc w:val="both"/>
        <w:rPr>
          <w:rFonts w:asciiTheme="minorHAnsi" w:hAnsiTheme="minorHAnsi" w:cstheme="minorHAnsi"/>
          <w:sz w:val="22"/>
          <w:szCs w:val="22"/>
        </w:rPr>
      </w:pPr>
      <w:r w:rsidRPr="007F576F">
        <w:rPr>
          <w:rFonts w:asciiTheme="minorHAnsi" w:hAnsiTheme="minorHAnsi" w:cstheme="minorHAnsi"/>
          <w:bCs/>
          <w:sz w:val="22"/>
          <w:szCs w:val="22"/>
        </w:rPr>
        <w:t xml:space="preserve">The study was </w:t>
      </w:r>
      <w:r w:rsidR="00DD557C" w:rsidRPr="007F576F">
        <w:rPr>
          <w:rFonts w:asciiTheme="minorHAnsi" w:hAnsiTheme="minorHAnsi" w:cstheme="minorHAnsi"/>
          <w:bCs/>
          <w:sz w:val="22"/>
          <w:szCs w:val="22"/>
        </w:rPr>
        <w:t>performed</w:t>
      </w:r>
      <w:r w:rsidRPr="007F576F">
        <w:rPr>
          <w:rFonts w:asciiTheme="minorHAnsi" w:hAnsiTheme="minorHAnsi" w:cstheme="minorHAnsi"/>
          <w:bCs/>
          <w:sz w:val="22"/>
          <w:szCs w:val="22"/>
        </w:rPr>
        <w:t xml:space="preserve"> in accordance with</w:t>
      </w:r>
      <w:r w:rsidR="00DD557C" w:rsidRPr="007F576F">
        <w:rPr>
          <w:rFonts w:asciiTheme="minorHAnsi" w:hAnsiTheme="minorHAnsi" w:cstheme="minorHAnsi"/>
          <w:bCs/>
          <w:sz w:val="22"/>
          <w:szCs w:val="22"/>
        </w:rPr>
        <w:t xml:space="preserve"> the Declaration of Helsinki and the French </w:t>
      </w:r>
      <w:proofErr w:type="spellStart"/>
      <w:r w:rsidR="00DD557C" w:rsidRPr="007F576F">
        <w:rPr>
          <w:rFonts w:asciiTheme="minorHAnsi" w:hAnsiTheme="minorHAnsi" w:cstheme="minorHAnsi"/>
          <w:bCs/>
          <w:sz w:val="22"/>
          <w:szCs w:val="22"/>
        </w:rPr>
        <w:t>Jardé</w:t>
      </w:r>
      <w:proofErr w:type="spellEnd"/>
      <w:r w:rsidR="00DD557C" w:rsidRPr="007F576F">
        <w:rPr>
          <w:rFonts w:asciiTheme="minorHAnsi" w:hAnsiTheme="minorHAnsi" w:cstheme="minorHAnsi"/>
          <w:bCs/>
          <w:sz w:val="22"/>
          <w:szCs w:val="22"/>
        </w:rPr>
        <w:t xml:space="preserve"> law. The study was </w:t>
      </w:r>
      <w:r w:rsidRPr="007F576F">
        <w:rPr>
          <w:rFonts w:asciiTheme="minorHAnsi" w:hAnsiTheme="minorHAnsi" w:cstheme="minorHAnsi"/>
          <w:bCs/>
          <w:sz w:val="22"/>
          <w:szCs w:val="22"/>
        </w:rPr>
        <w:t xml:space="preserve">approved by the National Ethical Committee (IRB n°C08 / 21.01.06.93911, CNIL). </w:t>
      </w:r>
      <w:r w:rsidR="00DD557C" w:rsidRPr="007F576F">
        <w:rPr>
          <w:rFonts w:asciiTheme="minorHAnsi" w:hAnsiTheme="minorHAnsi" w:cstheme="minorHAnsi"/>
          <w:bCs/>
          <w:sz w:val="22"/>
          <w:szCs w:val="22"/>
        </w:rPr>
        <w:t>The</w:t>
      </w:r>
      <w:r w:rsidRPr="007F576F">
        <w:rPr>
          <w:rFonts w:asciiTheme="minorHAnsi" w:hAnsiTheme="minorHAnsi" w:cstheme="minorHAnsi"/>
          <w:bCs/>
          <w:sz w:val="22"/>
          <w:szCs w:val="22"/>
        </w:rPr>
        <w:t xml:space="preserve"> data </w:t>
      </w:r>
      <w:r w:rsidR="00DD557C" w:rsidRPr="007F576F">
        <w:rPr>
          <w:rFonts w:asciiTheme="minorHAnsi" w:hAnsiTheme="minorHAnsi" w:cstheme="minorHAnsi"/>
          <w:bCs/>
          <w:sz w:val="22"/>
          <w:szCs w:val="22"/>
        </w:rPr>
        <w:t>were</w:t>
      </w:r>
      <w:r w:rsidRPr="007F576F">
        <w:rPr>
          <w:rFonts w:asciiTheme="minorHAnsi" w:hAnsiTheme="minorHAnsi" w:cstheme="minorHAnsi"/>
          <w:bCs/>
          <w:sz w:val="22"/>
          <w:szCs w:val="22"/>
        </w:rPr>
        <w:t xml:space="preserve"> collected anonymously. </w:t>
      </w:r>
      <w:r w:rsidR="00DD557C" w:rsidRPr="007F576F">
        <w:rPr>
          <w:rFonts w:asciiTheme="minorHAnsi" w:hAnsiTheme="minorHAnsi" w:cstheme="minorHAnsi"/>
          <w:bCs/>
          <w:sz w:val="22"/>
          <w:szCs w:val="22"/>
        </w:rPr>
        <w:t>Because participation in this study</w:t>
      </w:r>
      <w:r w:rsidRPr="007F576F">
        <w:rPr>
          <w:rFonts w:asciiTheme="minorHAnsi" w:hAnsiTheme="minorHAnsi" w:cstheme="minorHAnsi"/>
          <w:bCs/>
          <w:sz w:val="22"/>
          <w:szCs w:val="22"/>
        </w:rPr>
        <w:t xml:space="preserve"> was voluntary and anonymous, written informed consent was </w:t>
      </w:r>
      <w:r w:rsidR="00DD557C" w:rsidRPr="007F576F">
        <w:rPr>
          <w:rFonts w:asciiTheme="minorHAnsi" w:hAnsiTheme="minorHAnsi" w:cstheme="minorHAnsi"/>
          <w:bCs/>
          <w:sz w:val="22"/>
          <w:szCs w:val="22"/>
        </w:rPr>
        <w:t>not obtained. T</w:t>
      </w:r>
      <w:r w:rsidRPr="007F576F">
        <w:rPr>
          <w:rFonts w:asciiTheme="minorHAnsi" w:hAnsiTheme="minorHAnsi" w:cstheme="minorHAnsi"/>
          <w:bCs/>
          <w:sz w:val="22"/>
          <w:szCs w:val="22"/>
        </w:rPr>
        <w:t xml:space="preserve">he participants were informed that clicking on the first page of the questionnaire </w:t>
      </w:r>
      <w:r w:rsidR="00DD557C" w:rsidRPr="007F576F">
        <w:rPr>
          <w:rFonts w:asciiTheme="minorHAnsi" w:hAnsiTheme="minorHAnsi" w:cstheme="minorHAnsi"/>
          <w:bCs/>
          <w:sz w:val="22"/>
          <w:szCs w:val="22"/>
        </w:rPr>
        <w:t xml:space="preserve">indicated consent </w:t>
      </w:r>
      <w:r w:rsidRPr="007F576F">
        <w:rPr>
          <w:rFonts w:asciiTheme="minorHAnsi" w:hAnsiTheme="minorHAnsi" w:cstheme="minorHAnsi"/>
          <w:bCs/>
          <w:sz w:val="22"/>
          <w:szCs w:val="22"/>
        </w:rPr>
        <w:t>to participate</w:t>
      </w:r>
      <w:r w:rsidR="00DD557C" w:rsidRPr="007F576F">
        <w:rPr>
          <w:rFonts w:asciiTheme="minorHAnsi" w:hAnsiTheme="minorHAnsi" w:cstheme="minorHAnsi"/>
          <w:bCs/>
          <w:sz w:val="22"/>
          <w:szCs w:val="22"/>
        </w:rPr>
        <w:t>, and that they</w:t>
      </w:r>
      <w:r w:rsidRPr="007F576F">
        <w:rPr>
          <w:rFonts w:asciiTheme="minorHAnsi" w:hAnsiTheme="minorHAnsi" w:cstheme="minorHAnsi"/>
          <w:bCs/>
          <w:sz w:val="22"/>
          <w:szCs w:val="22"/>
        </w:rPr>
        <w:t xml:space="preserve"> could </w:t>
      </w:r>
      <w:r w:rsidR="00DD557C" w:rsidRPr="007F576F">
        <w:rPr>
          <w:rFonts w:asciiTheme="minorHAnsi" w:hAnsiTheme="minorHAnsi" w:cstheme="minorHAnsi"/>
          <w:bCs/>
          <w:sz w:val="22"/>
          <w:szCs w:val="22"/>
        </w:rPr>
        <w:t>withdraw</w:t>
      </w:r>
      <w:r w:rsidRPr="007F576F">
        <w:rPr>
          <w:rFonts w:asciiTheme="minorHAnsi" w:hAnsiTheme="minorHAnsi" w:cstheme="minorHAnsi"/>
          <w:bCs/>
          <w:sz w:val="22"/>
          <w:szCs w:val="22"/>
        </w:rPr>
        <w:t xml:space="preserve"> their participation at any time.</w:t>
      </w:r>
    </w:p>
    <w:p w14:paraId="43325BB6" w14:textId="77777777" w:rsidR="006B1195" w:rsidRPr="007F576F" w:rsidRDefault="006B1195">
      <w:pPr>
        <w:rPr>
          <w:rFonts w:asciiTheme="minorHAnsi" w:hAnsiTheme="minorHAnsi" w:cstheme="minorHAnsi"/>
          <w:b/>
          <w:bCs/>
          <w:kern w:val="32"/>
          <w:sz w:val="22"/>
          <w:szCs w:val="22"/>
        </w:rPr>
      </w:pPr>
      <w:r w:rsidRPr="007F576F">
        <w:rPr>
          <w:rFonts w:asciiTheme="minorHAnsi" w:hAnsiTheme="minorHAnsi" w:cstheme="minorHAnsi"/>
          <w:sz w:val="22"/>
          <w:szCs w:val="22"/>
        </w:rPr>
        <w:br w:type="page"/>
      </w:r>
    </w:p>
    <w:p w14:paraId="7035F900" w14:textId="1D1B810C" w:rsidR="00D3567B" w:rsidRPr="007F576F" w:rsidRDefault="00D3567B" w:rsidP="00475EBF">
      <w:pPr>
        <w:pStyle w:val="Titre1"/>
        <w:rPr>
          <w:rFonts w:asciiTheme="minorHAnsi" w:hAnsiTheme="minorHAnsi" w:cstheme="minorHAnsi"/>
          <w:b w:val="0"/>
          <w:bCs w:val="0"/>
          <w:color w:val="FF0000"/>
          <w:sz w:val="22"/>
          <w:szCs w:val="22"/>
        </w:rPr>
      </w:pPr>
      <w:r w:rsidRPr="007F576F">
        <w:rPr>
          <w:rFonts w:asciiTheme="minorHAnsi" w:hAnsiTheme="minorHAnsi" w:cstheme="minorHAnsi"/>
          <w:sz w:val="22"/>
          <w:szCs w:val="22"/>
        </w:rPr>
        <w:lastRenderedPageBreak/>
        <w:t xml:space="preserve">Results </w:t>
      </w:r>
    </w:p>
    <w:p w14:paraId="256F1150" w14:textId="77777777" w:rsidR="003C3EDE" w:rsidRPr="007F576F" w:rsidRDefault="003C3EDE" w:rsidP="00541D8E">
      <w:pPr>
        <w:jc w:val="both"/>
        <w:rPr>
          <w:rFonts w:asciiTheme="minorHAnsi" w:hAnsiTheme="minorHAnsi" w:cstheme="minorHAnsi"/>
          <w:bCs/>
          <w:i/>
          <w:iCs/>
          <w:sz w:val="22"/>
          <w:szCs w:val="22"/>
        </w:rPr>
      </w:pPr>
    </w:p>
    <w:p w14:paraId="6E5AD80E" w14:textId="51099C82" w:rsidR="004C6882" w:rsidRPr="007F576F" w:rsidRDefault="00A516D4" w:rsidP="00A516D4">
      <w:pPr>
        <w:jc w:val="both"/>
        <w:rPr>
          <w:rFonts w:asciiTheme="minorHAnsi" w:hAnsiTheme="minorHAnsi" w:cstheme="minorHAnsi"/>
          <w:bCs/>
          <w:sz w:val="22"/>
          <w:szCs w:val="22"/>
        </w:rPr>
      </w:pPr>
      <w:r w:rsidRPr="007F576F">
        <w:rPr>
          <w:rFonts w:asciiTheme="minorHAnsi" w:hAnsiTheme="minorHAnsi" w:cstheme="minorHAnsi"/>
          <w:bCs/>
          <w:sz w:val="22"/>
          <w:szCs w:val="22"/>
        </w:rPr>
        <w:t>This study included</w:t>
      </w:r>
      <w:r w:rsidR="003C3EDE" w:rsidRPr="007F576F">
        <w:rPr>
          <w:rFonts w:asciiTheme="minorHAnsi" w:hAnsiTheme="minorHAnsi" w:cstheme="minorHAnsi"/>
          <w:bCs/>
          <w:sz w:val="22"/>
          <w:szCs w:val="22"/>
        </w:rPr>
        <w:t xml:space="preserve"> 10,087 </w:t>
      </w:r>
      <w:r w:rsidR="00156008" w:rsidRPr="007F576F">
        <w:rPr>
          <w:rFonts w:asciiTheme="minorHAnsi" w:hAnsiTheme="minorHAnsi" w:cstheme="minorHAnsi"/>
          <w:bCs/>
          <w:sz w:val="22"/>
          <w:szCs w:val="22"/>
        </w:rPr>
        <w:t>healthcare workers</w:t>
      </w:r>
      <w:r w:rsidRPr="007F576F">
        <w:rPr>
          <w:rFonts w:asciiTheme="minorHAnsi" w:hAnsiTheme="minorHAnsi" w:cstheme="minorHAnsi"/>
          <w:bCs/>
          <w:sz w:val="22"/>
          <w:szCs w:val="22"/>
        </w:rPr>
        <w:t xml:space="preserve"> with a </w:t>
      </w:r>
      <w:r w:rsidR="004C6882" w:rsidRPr="007F576F">
        <w:rPr>
          <w:rFonts w:asciiTheme="minorHAnsi" w:hAnsiTheme="minorHAnsi" w:cstheme="minorHAnsi"/>
          <w:bCs/>
          <w:sz w:val="22"/>
          <w:szCs w:val="22"/>
        </w:rPr>
        <w:t>mean age of 42.2 years (SD</w:t>
      </w:r>
      <w:r w:rsidRPr="007F576F">
        <w:rPr>
          <w:rFonts w:asciiTheme="minorHAnsi" w:hAnsiTheme="minorHAnsi" w:cstheme="minorHAnsi"/>
          <w:bCs/>
          <w:sz w:val="22"/>
          <w:szCs w:val="22"/>
        </w:rPr>
        <w:t xml:space="preserve"> </w:t>
      </w:r>
      <w:r w:rsidR="004C6882"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w:t>
      </w:r>
      <w:r w:rsidR="004C6882" w:rsidRPr="007F576F">
        <w:rPr>
          <w:rFonts w:asciiTheme="minorHAnsi" w:hAnsiTheme="minorHAnsi" w:cstheme="minorHAnsi"/>
          <w:bCs/>
          <w:sz w:val="22"/>
          <w:szCs w:val="22"/>
        </w:rPr>
        <w:t>10.8</w:t>
      </w:r>
      <w:r w:rsidRPr="007F576F">
        <w:rPr>
          <w:rFonts w:asciiTheme="minorHAnsi" w:hAnsiTheme="minorHAnsi" w:cstheme="minorHAnsi"/>
          <w:bCs/>
          <w:sz w:val="22"/>
          <w:szCs w:val="22"/>
        </w:rPr>
        <w:t xml:space="preserve"> years</w:t>
      </w:r>
      <w:r w:rsidR="004C6882" w:rsidRPr="007F576F">
        <w:rPr>
          <w:rFonts w:asciiTheme="minorHAnsi" w:hAnsiTheme="minorHAnsi" w:cstheme="minorHAnsi"/>
          <w:bCs/>
          <w:sz w:val="22"/>
          <w:szCs w:val="22"/>
        </w:rPr>
        <w:t>, range</w:t>
      </w:r>
      <w:r w:rsidRPr="007F576F">
        <w:rPr>
          <w:rFonts w:asciiTheme="minorHAnsi" w:hAnsiTheme="minorHAnsi" w:cstheme="minorHAnsi"/>
          <w:bCs/>
          <w:sz w:val="22"/>
          <w:szCs w:val="22"/>
        </w:rPr>
        <w:t xml:space="preserve"> </w:t>
      </w:r>
      <w:r w:rsidR="004C6882"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w:t>
      </w:r>
      <w:r w:rsidR="004C6882" w:rsidRPr="007F576F">
        <w:rPr>
          <w:rFonts w:asciiTheme="minorHAnsi" w:hAnsiTheme="minorHAnsi" w:cstheme="minorHAnsi"/>
          <w:bCs/>
          <w:sz w:val="22"/>
          <w:szCs w:val="22"/>
        </w:rPr>
        <w:t>19-70 years)</w:t>
      </w:r>
      <w:r w:rsidRPr="007F576F">
        <w:rPr>
          <w:rFonts w:asciiTheme="minorHAnsi" w:hAnsiTheme="minorHAnsi" w:cstheme="minorHAnsi"/>
          <w:bCs/>
          <w:sz w:val="22"/>
          <w:szCs w:val="22"/>
        </w:rPr>
        <w:t xml:space="preserve">. Of the 10,087 participants, </w:t>
      </w:r>
      <w:r w:rsidR="004C6882" w:rsidRPr="007F576F">
        <w:rPr>
          <w:rFonts w:asciiTheme="minorHAnsi" w:hAnsiTheme="minorHAnsi" w:cstheme="minorHAnsi"/>
          <w:bCs/>
          <w:sz w:val="22"/>
          <w:szCs w:val="22"/>
        </w:rPr>
        <w:t>8144 (80.7%) were female</w:t>
      </w:r>
      <w:r w:rsidRPr="007F576F">
        <w:rPr>
          <w:rFonts w:asciiTheme="minorHAnsi" w:hAnsiTheme="minorHAnsi" w:cstheme="minorHAnsi"/>
          <w:bCs/>
          <w:sz w:val="22"/>
          <w:szCs w:val="22"/>
        </w:rPr>
        <w:t>s</w:t>
      </w:r>
      <w:r w:rsidR="004C6882" w:rsidRPr="007F576F">
        <w:rPr>
          <w:rFonts w:asciiTheme="minorHAnsi" w:hAnsiTheme="minorHAnsi" w:cstheme="minorHAnsi"/>
          <w:bCs/>
          <w:sz w:val="22"/>
          <w:szCs w:val="22"/>
        </w:rPr>
        <w:t>, 1820 (18.0%) were family caregiver</w:t>
      </w:r>
      <w:r w:rsidRPr="007F576F">
        <w:rPr>
          <w:rFonts w:asciiTheme="minorHAnsi" w:hAnsiTheme="minorHAnsi" w:cstheme="minorHAnsi"/>
          <w:bCs/>
          <w:sz w:val="22"/>
          <w:szCs w:val="22"/>
        </w:rPr>
        <w:t>s</w:t>
      </w:r>
      <w:r w:rsidR="004C6882" w:rsidRPr="007F576F">
        <w:rPr>
          <w:rFonts w:asciiTheme="minorHAnsi" w:hAnsiTheme="minorHAnsi" w:cstheme="minorHAnsi"/>
          <w:bCs/>
          <w:sz w:val="22"/>
          <w:szCs w:val="22"/>
        </w:rPr>
        <w:t xml:space="preserve">, 1455 (14.4%) had a history of recurrent major depression, 1629 (16.2%) had a chronic illness, 3623 (35.9%) were overweight/obese, 241 (2.4%) </w:t>
      </w:r>
      <w:r w:rsidR="00AD2535" w:rsidRPr="007F576F">
        <w:rPr>
          <w:rFonts w:asciiTheme="minorHAnsi" w:hAnsiTheme="minorHAnsi" w:cstheme="minorHAnsi"/>
          <w:bCs/>
          <w:sz w:val="22"/>
          <w:szCs w:val="22"/>
        </w:rPr>
        <w:t>were hard smokers</w:t>
      </w:r>
      <w:r w:rsidR="004C6882" w:rsidRPr="007F576F">
        <w:rPr>
          <w:rFonts w:asciiTheme="minorHAnsi" w:hAnsiTheme="minorHAnsi" w:cstheme="minorHAnsi"/>
          <w:bCs/>
          <w:sz w:val="22"/>
          <w:szCs w:val="22"/>
        </w:rPr>
        <w:t xml:space="preserve">, 1883 (18.7%) were hazardous drinkers, 1692 (16.8%) had a high coffee intake, 7204 (71.4%) had </w:t>
      </w:r>
      <w:r w:rsidRPr="007F576F">
        <w:rPr>
          <w:rFonts w:asciiTheme="minorHAnsi" w:hAnsiTheme="minorHAnsi" w:cstheme="minorHAnsi"/>
          <w:bCs/>
          <w:sz w:val="22"/>
          <w:szCs w:val="22"/>
        </w:rPr>
        <w:t xml:space="preserve">a </w:t>
      </w:r>
      <w:r w:rsidR="004C6882" w:rsidRPr="007F576F">
        <w:rPr>
          <w:rFonts w:asciiTheme="minorHAnsi" w:hAnsiTheme="minorHAnsi" w:cstheme="minorHAnsi"/>
          <w:bCs/>
          <w:sz w:val="22"/>
          <w:szCs w:val="22"/>
        </w:rPr>
        <w:t xml:space="preserve">low </w:t>
      </w:r>
      <w:r w:rsidRPr="007F576F">
        <w:rPr>
          <w:rFonts w:asciiTheme="minorHAnsi" w:hAnsiTheme="minorHAnsi" w:cstheme="minorHAnsi"/>
          <w:bCs/>
          <w:sz w:val="22"/>
          <w:szCs w:val="22"/>
        </w:rPr>
        <w:t xml:space="preserve">level of </w:t>
      </w:r>
      <w:r w:rsidR="004C6882" w:rsidRPr="007F576F">
        <w:rPr>
          <w:rFonts w:asciiTheme="minorHAnsi" w:hAnsiTheme="minorHAnsi" w:cstheme="minorHAnsi"/>
          <w:bCs/>
          <w:sz w:val="22"/>
          <w:szCs w:val="22"/>
        </w:rPr>
        <w:t>physical activity</w:t>
      </w:r>
      <w:r w:rsidRPr="007F576F">
        <w:rPr>
          <w:rFonts w:asciiTheme="minorHAnsi" w:hAnsiTheme="minorHAnsi" w:cstheme="minorHAnsi"/>
          <w:bCs/>
          <w:sz w:val="22"/>
          <w:szCs w:val="22"/>
        </w:rPr>
        <w:t xml:space="preserve">, </w:t>
      </w:r>
      <w:r w:rsidR="004C6882" w:rsidRPr="007F576F">
        <w:rPr>
          <w:rFonts w:asciiTheme="minorHAnsi" w:hAnsiTheme="minorHAnsi" w:cstheme="minorHAnsi"/>
          <w:bCs/>
          <w:sz w:val="22"/>
          <w:szCs w:val="22"/>
        </w:rPr>
        <w:t xml:space="preserve">and 1456 (14.4%) had </w:t>
      </w:r>
      <w:r w:rsidRPr="007F576F">
        <w:rPr>
          <w:rFonts w:asciiTheme="minorHAnsi" w:hAnsiTheme="minorHAnsi" w:cstheme="minorHAnsi"/>
          <w:bCs/>
          <w:sz w:val="22"/>
          <w:szCs w:val="22"/>
        </w:rPr>
        <w:t>a moderate level of</w:t>
      </w:r>
      <w:r w:rsidR="004C6882" w:rsidRPr="007F576F">
        <w:rPr>
          <w:rFonts w:asciiTheme="minorHAnsi" w:hAnsiTheme="minorHAnsi" w:cstheme="minorHAnsi"/>
          <w:bCs/>
          <w:sz w:val="22"/>
          <w:szCs w:val="22"/>
        </w:rPr>
        <w:t xml:space="preserve"> physical activity.</w:t>
      </w:r>
    </w:p>
    <w:p w14:paraId="4671404B" w14:textId="5137AB44" w:rsidR="00D57B69" w:rsidRPr="007F576F" w:rsidRDefault="000D7C65" w:rsidP="003C3EDE">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The </w:t>
      </w:r>
      <w:r w:rsidR="00A516D4" w:rsidRPr="007F576F">
        <w:rPr>
          <w:rFonts w:asciiTheme="minorHAnsi" w:hAnsiTheme="minorHAnsi" w:cstheme="minorHAnsi"/>
          <w:bCs/>
          <w:sz w:val="22"/>
          <w:szCs w:val="22"/>
        </w:rPr>
        <w:t xml:space="preserve">participants included physicians (n = </w:t>
      </w:r>
      <w:r w:rsidR="004C6882" w:rsidRPr="007F576F">
        <w:rPr>
          <w:rFonts w:asciiTheme="minorHAnsi" w:hAnsiTheme="minorHAnsi" w:cstheme="minorHAnsi"/>
          <w:bCs/>
          <w:sz w:val="22"/>
          <w:szCs w:val="22"/>
        </w:rPr>
        <w:t>1931</w:t>
      </w:r>
      <w:r w:rsidR="00A516D4" w:rsidRPr="007F576F">
        <w:rPr>
          <w:rFonts w:asciiTheme="minorHAnsi" w:hAnsiTheme="minorHAnsi" w:cstheme="minorHAnsi"/>
          <w:bCs/>
          <w:sz w:val="22"/>
          <w:szCs w:val="22"/>
        </w:rPr>
        <w:t xml:space="preserve">; </w:t>
      </w:r>
      <w:r w:rsidR="004C6882" w:rsidRPr="007F576F">
        <w:rPr>
          <w:rFonts w:asciiTheme="minorHAnsi" w:hAnsiTheme="minorHAnsi" w:cstheme="minorHAnsi"/>
          <w:bCs/>
          <w:sz w:val="22"/>
          <w:szCs w:val="22"/>
        </w:rPr>
        <w:t>19.1%),</w:t>
      </w:r>
      <w:r w:rsidR="00A516D4" w:rsidRPr="007F576F">
        <w:rPr>
          <w:rFonts w:asciiTheme="minorHAnsi" w:hAnsiTheme="minorHAnsi" w:cstheme="minorHAnsi"/>
          <w:bCs/>
          <w:sz w:val="22"/>
          <w:szCs w:val="22"/>
        </w:rPr>
        <w:t xml:space="preserve"> nurses (n = </w:t>
      </w:r>
      <w:r w:rsidRPr="007F576F">
        <w:rPr>
          <w:rFonts w:asciiTheme="minorHAnsi" w:hAnsiTheme="minorHAnsi" w:cstheme="minorHAnsi"/>
          <w:bCs/>
          <w:sz w:val="22"/>
          <w:szCs w:val="22"/>
        </w:rPr>
        <w:t>2755</w:t>
      </w:r>
      <w:r w:rsidR="00A516D4"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27.3%),</w:t>
      </w:r>
      <w:r w:rsidR="00A516D4" w:rsidRPr="007F576F">
        <w:rPr>
          <w:rFonts w:asciiTheme="minorHAnsi" w:hAnsiTheme="minorHAnsi" w:cstheme="minorHAnsi"/>
          <w:bCs/>
          <w:sz w:val="22"/>
          <w:szCs w:val="22"/>
        </w:rPr>
        <w:t xml:space="preserve"> health executives (n = </w:t>
      </w:r>
      <w:r w:rsidR="003C3EDE" w:rsidRPr="007F576F">
        <w:rPr>
          <w:rFonts w:asciiTheme="minorHAnsi" w:hAnsiTheme="minorHAnsi" w:cstheme="minorHAnsi"/>
          <w:bCs/>
          <w:sz w:val="22"/>
          <w:szCs w:val="22"/>
        </w:rPr>
        <w:t>1719</w:t>
      </w:r>
      <w:r w:rsidR="00A516D4" w:rsidRPr="007F576F">
        <w:rPr>
          <w:rFonts w:asciiTheme="minorHAnsi" w:hAnsiTheme="minorHAnsi" w:cstheme="minorHAnsi"/>
          <w:bCs/>
          <w:sz w:val="22"/>
          <w:szCs w:val="22"/>
        </w:rPr>
        <w:t xml:space="preserve">; </w:t>
      </w:r>
      <w:r w:rsidR="003C3EDE" w:rsidRPr="007F576F">
        <w:rPr>
          <w:rFonts w:asciiTheme="minorHAnsi" w:hAnsiTheme="minorHAnsi" w:cstheme="minorHAnsi"/>
          <w:bCs/>
          <w:sz w:val="22"/>
          <w:szCs w:val="22"/>
        </w:rPr>
        <w:t>17.0%)</w:t>
      </w:r>
      <w:r w:rsidR="00A516D4" w:rsidRPr="007F576F">
        <w:rPr>
          <w:rFonts w:asciiTheme="minorHAnsi" w:hAnsiTheme="minorHAnsi" w:cstheme="minorHAnsi"/>
          <w:bCs/>
          <w:sz w:val="22"/>
          <w:szCs w:val="22"/>
        </w:rPr>
        <w:t>, nursing assistants</w:t>
      </w:r>
      <w:r w:rsidR="003C3EDE" w:rsidRPr="007F576F">
        <w:rPr>
          <w:rFonts w:asciiTheme="minorHAnsi" w:hAnsiTheme="minorHAnsi" w:cstheme="minorHAnsi"/>
          <w:bCs/>
          <w:sz w:val="22"/>
          <w:szCs w:val="22"/>
        </w:rPr>
        <w:t xml:space="preserve"> </w:t>
      </w:r>
      <w:r w:rsidR="00A516D4" w:rsidRPr="007F576F">
        <w:rPr>
          <w:rFonts w:asciiTheme="minorHAnsi" w:hAnsiTheme="minorHAnsi" w:cstheme="minorHAnsi"/>
          <w:bCs/>
          <w:sz w:val="22"/>
          <w:szCs w:val="22"/>
        </w:rPr>
        <w:t xml:space="preserve">(n = 801; </w:t>
      </w:r>
      <w:r w:rsidR="003C3EDE" w:rsidRPr="007F576F">
        <w:rPr>
          <w:rFonts w:asciiTheme="minorHAnsi" w:hAnsiTheme="minorHAnsi" w:cstheme="minorHAnsi"/>
          <w:bCs/>
          <w:sz w:val="22"/>
          <w:szCs w:val="22"/>
        </w:rPr>
        <w:t>7.9%)</w:t>
      </w:r>
      <w:r w:rsidR="00A516D4" w:rsidRPr="007F576F">
        <w:rPr>
          <w:rFonts w:asciiTheme="minorHAnsi" w:hAnsiTheme="minorHAnsi" w:cstheme="minorHAnsi"/>
          <w:bCs/>
          <w:sz w:val="22"/>
          <w:szCs w:val="22"/>
        </w:rPr>
        <w:t xml:space="preserve">, physiotherapists (n = </w:t>
      </w:r>
      <w:r w:rsidR="00320613" w:rsidRPr="007F576F">
        <w:rPr>
          <w:rFonts w:asciiTheme="minorHAnsi" w:hAnsiTheme="minorHAnsi" w:cstheme="minorHAnsi"/>
          <w:bCs/>
          <w:sz w:val="22"/>
          <w:szCs w:val="22"/>
        </w:rPr>
        <w:t>418</w:t>
      </w:r>
      <w:r w:rsidR="00A516D4" w:rsidRPr="007F576F">
        <w:rPr>
          <w:rFonts w:asciiTheme="minorHAnsi" w:hAnsiTheme="minorHAnsi" w:cstheme="minorHAnsi"/>
          <w:bCs/>
          <w:sz w:val="22"/>
          <w:szCs w:val="22"/>
        </w:rPr>
        <w:t xml:space="preserve">; </w:t>
      </w:r>
      <w:r w:rsidR="00320613" w:rsidRPr="007F576F">
        <w:rPr>
          <w:rFonts w:asciiTheme="minorHAnsi" w:hAnsiTheme="minorHAnsi" w:cstheme="minorHAnsi"/>
          <w:bCs/>
          <w:sz w:val="22"/>
          <w:szCs w:val="22"/>
        </w:rPr>
        <w:t>4.1%)</w:t>
      </w:r>
      <w:r w:rsidR="00A516D4" w:rsidRPr="007F576F">
        <w:rPr>
          <w:rFonts w:asciiTheme="minorHAnsi" w:hAnsiTheme="minorHAnsi" w:cstheme="minorHAnsi"/>
          <w:bCs/>
          <w:sz w:val="22"/>
          <w:szCs w:val="22"/>
        </w:rPr>
        <w:t xml:space="preserve">, occupational therapists (n = </w:t>
      </w:r>
      <w:r w:rsidR="00320613" w:rsidRPr="007F576F">
        <w:rPr>
          <w:rFonts w:asciiTheme="minorHAnsi" w:hAnsiTheme="minorHAnsi" w:cstheme="minorHAnsi"/>
          <w:bCs/>
          <w:sz w:val="22"/>
          <w:szCs w:val="22"/>
        </w:rPr>
        <w:t>396</w:t>
      </w:r>
      <w:r w:rsidR="00A516D4" w:rsidRPr="007F576F">
        <w:rPr>
          <w:rFonts w:asciiTheme="minorHAnsi" w:hAnsiTheme="minorHAnsi" w:cstheme="minorHAnsi"/>
          <w:bCs/>
          <w:sz w:val="22"/>
          <w:szCs w:val="22"/>
        </w:rPr>
        <w:t xml:space="preserve">; </w:t>
      </w:r>
      <w:r w:rsidR="00320613" w:rsidRPr="007F576F">
        <w:rPr>
          <w:rFonts w:asciiTheme="minorHAnsi" w:hAnsiTheme="minorHAnsi" w:cstheme="minorHAnsi"/>
          <w:bCs/>
          <w:sz w:val="22"/>
          <w:szCs w:val="22"/>
        </w:rPr>
        <w:t>3.9%)</w:t>
      </w:r>
      <w:r w:rsidR="00A516D4" w:rsidRPr="007F576F">
        <w:rPr>
          <w:rFonts w:asciiTheme="minorHAnsi" w:hAnsiTheme="minorHAnsi" w:cstheme="minorHAnsi"/>
          <w:bCs/>
          <w:sz w:val="22"/>
          <w:szCs w:val="22"/>
        </w:rPr>
        <w:t xml:space="preserve">, midwives (n = </w:t>
      </w:r>
      <w:r w:rsidR="00320613" w:rsidRPr="007F576F">
        <w:rPr>
          <w:rFonts w:asciiTheme="minorHAnsi" w:hAnsiTheme="minorHAnsi" w:cstheme="minorHAnsi"/>
          <w:bCs/>
          <w:sz w:val="22"/>
          <w:szCs w:val="22"/>
        </w:rPr>
        <w:t>328</w:t>
      </w:r>
      <w:r w:rsidR="00A516D4" w:rsidRPr="007F576F">
        <w:rPr>
          <w:rFonts w:asciiTheme="minorHAnsi" w:hAnsiTheme="minorHAnsi" w:cstheme="minorHAnsi"/>
          <w:bCs/>
          <w:sz w:val="22"/>
          <w:szCs w:val="22"/>
        </w:rPr>
        <w:t xml:space="preserve">; </w:t>
      </w:r>
      <w:r w:rsidR="00320613" w:rsidRPr="007F576F">
        <w:rPr>
          <w:rFonts w:asciiTheme="minorHAnsi" w:hAnsiTheme="minorHAnsi" w:cstheme="minorHAnsi"/>
          <w:bCs/>
          <w:sz w:val="22"/>
          <w:szCs w:val="22"/>
        </w:rPr>
        <w:t>3.3%)</w:t>
      </w:r>
      <w:r w:rsidR="00A516D4" w:rsidRPr="007F576F">
        <w:rPr>
          <w:rFonts w:asciiTheme="minorHAnsi" w:hAnsiTheme="minorHAnsi" w:cstheme="minorHAnsi"/>
          <w:bCs/>
          <w:sz w:val="22"/>
          <w:szCs w:val="22"/>
        </w:rPr>
        <w:t>,</w:t>
      </w:r>
      <w:r w:rsidR="00320613" w:rsidRPr="007F576F">
        <w:rPr>
          <w:rFonts w:asciiTheme="minorHAnsi" w:hAnsiTheme="minorHAnsi" w:cstheme="minorHAnsi"/>
          <w:bCs/>
          <w:sz w:val="22"/>
          <w:szCs w:val="22"/>
        </w:rPr>
        <w:t xml:space="preserve"> </w:t>
      </w:r>
      <w:r w:rsidR="00A516D4" w:rsidRPr="007F576F">
        <w:rPr>
          <w:rFonts w:asciiTheme="minorHAnsi" w:hAnsiTheme="minorHAnsi" w:cstheme="minorHAnsi"/>
          <w:bCs/>
          <w:sz w:val="22"/>
          <w:szCs w:val="22"/>
        </w:rPr>
        <w:t xml:space="preserve">administrative agents (n = </w:t>
      </w:r>
      <w:r w:rsidR="00320613" w:rsidRPr="007F576F">
        <w:rPr>
          <w:rFonts w:asciiTheme="minorHAnsi" w:hAnsiTheme="minorHAnsi" w:cstheme="minorHAnsi"/>
          <w:bCs/>
          <w:sz w:val="22"/>
          <w:szCs w:val="22"/>
        </w:rPr>
        <w:t>288</w:t>
      </w:r>
      <w:r w:rsidR="00A516D4" w:rsidRPr="007F576F">
        <w:rPr>
          <w:rFonts w:asciiTheme="minorHAnsi" w:hAnsiTheme="minorHAnsi" w:cstheme="minorHAnsi"/>
          <w:bCs/>
          <w:sz w:val="22"/>
          <w:szCs w:val="22"/>
        </w:rPr>
        <w:t xml:space="preserve">; </w:t>
      </w:r>
      <w:r w:rsidR="00320613" w:rsidRPr="007F576F">
        <w:rPr>
          <w:rFonts w:asciiTheme="minorHAnsi" w:hAnsiTheme="minorHAnsi" w:cstheme="minorHAnsi"/>
          <w:bCs/>
          <w:sz w:val="22"/>
          <w:szCs w:val="22"/>
        </w:rPr>
        <w:t>2.9%)</w:t>
      </w:r>
      <w:r w:rsidR="00A516D4" w:rsidRPr="007F576F">
        <w:rPr>
          <w:rFonts w:asciiTheme="minorHAnsi" w:hAnsiTheme="minorHAnsi" w:cstheme="minorHAnsi"/>
          <w:bCs/>
          <w:sz w:val="22"/>
          <w:szCs w:val="22"/>
        </w:rPr>
        <w:t>, pharmacists (n =</w:t>
      </w:r>
      <w:r w:rsidR="00320613" w:rsidRPr="007F576F">
        <w:rPr>
          <w:rFonts w:asciiTheme="minorHAnsi" w:hAnsiTheme="minorHAnsi" w:cstheme="minorHAnsi"/>
          <w:bCs/>
          <w:sz w:val="22"/>
          <w:szCs w:val="22"/>
        </w:rPr>
        <w:t xml:space="preserve"> 257</w:t>
      </w:r>
      <w:r w:rsidR="00A516D4" w:rsidRPr="007F576F">
        <w:rPr>
          <w:rFonts w:asciiTheme="minorHAnsi" w:hAnsiTheme="minorHAnsi" w:cstheme="minorHAnsi"/>
          <w:bCs/>
          <w:sz w:val="22"/>
          <w:szCs w:val="22"/>
        </w:rPr>
        <w:t xml:space="preserve">; </w:t>
      </w:r>
      <w:r w:rsidR="00320613" w:rsidRPr="007F576F">
        <w:rPr>
          <w:rFonts w:asciiTheme="minorHAnsi" w:hAnsiTheme="minorHAnsi" w:cstheme="minorHAnsi"/>
          <w:bCs/>
          <w:sz w:val="22"/>
          <w:szCs w:val="22"/>
        </w:rPr>
        <w:t>2.6%)</w:t>
      </w:r>
      <w:r w:rsidR="00A516D4" w:rsidRPr="007F576F">
        <w:rPr>
          <w:rFonts w:asciiTheme="minorHAnsi" w:hAnsiTheme="minorHAnsi" w:cstheme="minorHAnsi"/>
          <w:bCs/>
          <w:sz w:val="22"/>
          <w:szCs w:val="22"/>
        </w:rPr>
        <w:t>, psychologists (n =</w:t>
      </w:r>
      <w:r w:rsidR="007F300C" w:rsidRPr="007F576F">
        <w:rPr>
          <w:rFonts w:asciiTheme="minorHAnsi" w:hAnsiTheme="minorHAnsi" w:cstheme="minorHAnsi"/>
          <w:bCs/>
          <w:sz w:val="22"/>
          <w:szCs w:val="22"/>
        </w:rPr>
        <w:t xml:space="preserve"> </w:t>
      </w:r>
      <w:r w:rsidR="00320613" w:rsidRPr="007F576F">
        <w:rPr>
          <w:rFonts w:asciiTheme="minorHAnsi" w:hAnsiTheme="minorHAnsi" w:cstheme="minorHAnsi"/>
          <w:bCs/>
          <w:sz w:val="22"/>
          <w:szCs w:val="22"/>
        </w:rPr>
        <w:t>215</w:t>
      </w:r>
      <w:r w:rsidR="00A516D4" w:rsidRPr="007F576F">
        <w:rPr>
          <w:rFonts w:asciiTheme="minorHAnsi" w:hAnsiTheme="minorHAnsi" w:cstheme="minorHAnsi"/>
          <w:bCs/>
          <w:sz w:val="22"/>
          <w:szCs w:val="22"/>
        </w:rPr>
        <w:t xml:space="preserve">; </w:t>
      </w:r>
      <w:r w:rsidR="00320613" w:rsidRPr="007F576F">
        <w:rPr>
          <w:rFonts w:asciiTheme="minorHAnsi" w:hAnsiTheme="minorHAnsi" w:cstheme="minorHAnsi"/>
          <w:bCs/>
          <w:sz w:val="22"/>
          <w:szCs w:val="22"/>
        </w:rPr>
        <w:t>2.1%)</w:t>
      </w:r>
      <w:r w:rsidR="00A516D4" w:rsidRPr="007F576F">
        <w:rPr>
          <w:rFonts w:asciiTheme="minorHAnsi" w:hAnsiTheme="minorHAnsi" w:cstheme="minorHAnsi"/>
          <w:bCs/>
          <w:sz w:val="22"/>
          <w:szCs w:val="22"/>
        </w:rPr>
        <w:t xml:space="preserve">, and other allied </w:t>
      </w:r>
      <w:r w:rsidR="00156008" w:rsidRPr="007F576F">
        <w:rPr>
          <w:rFonts w:asciiTheme="minorHAnsi" w:hAnsiTheme="minorHAnsi" w:cstheme="minorHAnsi"/>
          <w:bCs/>
          <w:sz w:val="22"/>
          <w:szCs w:val="22"/>
        </w:rPr>
        <w:t>healthcare workers</w:t>
      </w:r>
      <w:r w:rsidR="00A516D4" w:rsidRPr="007F576F">
        <w:rPr>
          <w:rFonts w:asciiTheme="minorHAnsi" w:hAnsiTheme="minorHAnsi" w:cstheme="minorHAnsi"/>
          <w:bCs/>
          <w:sz w:val="22"/>
          <w:szCs w:val="22"/>
        </w:rPr>
        <w:t xml:space="preserve"> (n =</w:t>
      </w:r>
      <w:r w:rsidR="007F300C" w:rsidRPr="007F576F">
        <w:rPr>
          <w:rFonts w:asciiTheme="minorHAnsi" w:hAnsiTheme="minorHAnsi" w:cstheme="minorHAnsi"/>
          <w:bCs/>
          <w:sz w:val="22"/>
          <w:szCs w:val="22"/>
        </w:rPr>
        <w:t xml:space="preserve"> 979</w:t>
      </w:r>
      <w:r w:rsidR="00A516D4" w:rsidRPr="007F576F">
        <w:rPr>
          <w:rFonts w:asciiTheme="minorHAnsi" w:hAnsiTheme="minorHAnsi" w:cstheme="minorHAnsi"/>
          <w:bCs/>
          <w:sz w:val="22"/>
          <w:szCs w:val="22"/>
        </w:rPr>
        <w:t xml:space="preserve">; </w:t>
      </w:r>
      <w:r w:rsidR="007F300C" w:rsidRPr="007F576F">
        <w:rPr>
          <w:rFonts w:asciiTheme="minorHAnsi" w:hAnsiTheme="minorHAnsi" w:cstheme="minorHAnsi"/>
          <w:bCs/>
          <w:sz w:val="22"/>
          <w:szCs w:val="22"/>
        </w:rPr>
        <w:t>9.7%)</w:t>
      </w:r>
      <w:r w:rsidR="00A516D4" w:rsidRPr="007F576F">
        <w:rPr>
          <w:rFonts w:asciiTheme="minorHAnsi" w:hAnsiTheme="minorHAnsi" w:cstheme="minorHAnsi"/>
          <w:bCs/>
          <w:sz w:val="22"/>
          <w:szCs w:val="22"/>
        </w:rPr>
        <w:t xml:space="preserve">. In total, </w:t>
      </w:r>
      <w:r w:rsidR="00320613" w:rsidRPr="007F576F">
        <w:rPr>
          <w:rFonts w:asciiTheme="minorHAnsi" w:hAnsiTheme="minorHAnsi" w:cstheme="minorHAnsi"/>
          <w:bCs/>
          <w:sz w:val="22"/>
          <w:szCs w:val="22"/>
        </w:rPr>
        <w:t xml:space="preserve">8700 </w:t>
      </w:r>
      <w:r w:rsidR="00156008" w:rsidRPr="007F576F">
        <w:rPr>
          <w:rFonts w:asciiTheme="minorHAnsi" w:hAnsiTheme="minorHAnsi" w:cstheme="minorHAnsi"/>
          <w:bCs/>
          <w:sz w:val="22"/>
          <w:szCs w:val="22"/>
        </w:rPr>
        <w:t>healthcare workers</w:t>
      </w:r>
      <w:r w:rsidR="00320613" w:rsidRPr="007F576F">
        <w:rPr>
          <w:rFonts w:asciiTheme="minorHAnsi" w:hAnsiTheme="minorHAnsi" w:cstheme="minorHAnsi"/>
          <w:bCs/>
          <w:sz w:val="22"/>
          <w:szCs w:val="22"/>
        </w:rPr>
        <w:t xml:space="preserve"> (86.2%) worked in </w:t>
      </w:r>
      <w:r w:rsidR="00A516D4" w:rsidRPr="007F576F">
        <w:rPr>
          <w:rFonts w:asciiTheme="minorHAnsi" w:hAnsiTheme="minorHAnsi" w:cstheme="minorHAnsi"/>
          <w:bCs/>
          <w:sz w:val="22"/>
          <w:szCs w:val="22"/>
        </w:rPr>
        <w:t xml:space="preserve">the </w:t>
      </w:r>
      <w:r w:rsidR="00320613" w:rsidRPr="007F576F">
        <w:rPr>
          <w:rFonts w:asciiTheme="minorHAnsi" w:hAnsiTheme="minorHAnsi" w:cstheme="minorHAnsi"/>
          <w:bCs/>
          <w:sz w:val="22"/>
          <w:szCs w:val="22"/>
        </w:rPr>
        <w:t xml:space="preserve">public sector, 644 (6.4%) </w:t>
      </w:r>
      <w:r w:rsidR="00A516D4" w:rsidRPr="007F576F">
        <w:rPr>
          <w:rFonts w:asciiTheme="minorHAnsi" w:hAnsiTheme="minorHAnsi" w:cstheme="minorHAnsi"/>
          <w:bCs/>
          <w:sz w:val="22"/>
          <w:szCs w:val="22"/>
        </w:rPr>
        <w:t>had work experience of ≤ 12 months</w:t>
      </w:r>
      <w:r w:rsidR="00320613" w:rsidRPr="007F576F">
        <w:rPr>
          <w:rFonts w:asciiTheme="minorHAnsi" w:hAnsiTheme="minorHAnsi" w:cstheme="minorHAnsi"/>
          <w:bCs/>
          <w:sz w:val="22"/>
          <w:szCs w:val="22"/>
        </w:rPr>
        <w:t xml:space="preserve">, </w:t>
      </w:r>
      <w:r w:rsidR="003C3EDE" w:rsidRPr="007F576F">
        <w:rPr>
          <w:rFonts w:asciiTheme="minorHAnsi" w:hAnsiTheme="minorHAnsi" w:cstheme="minorHAnsi"/>
          <w:bCs/>
          <w:sz w:val="22"/>
          <w:szCs w:val="22"/>
        </w:rPr>
        <w:t xml:space="preserve">598 (5.9%) </w:t>
      </w:r>
      <w:r w:rsidR="00A516D4" w:rsidRPr="007F576F">
        <w:rPr>
          <w:rFonts w:asciiTheme="minorHAnsi" w:hAnsiTheme="minorHAnsi" w:cstheme="minorHAnsi"/>
          <w:bCs/>
          <w:sz w:val="22"/>
          <w:szCs w:val="22"/>
        </w:rPr>
        <w:t xml:space="preserve">engaged in </w:t>
      </w:r>
      <w:proofErr w:type="spellStart"/>
      <w:r w:rsidR="00A516D4" w:rsidRPr="007F576F">
        <w:rPr>
          <w:rFonts w:asciiTheme="minorHAnsi" w:hAnsiTheme="minorHAnsi" w:cstheme="minorHAnsi"/>
          <w:bCs/>
          <w:sz w:val="22"/>
          <w:szCs w:val="22"/>
        </w:rPr>
        <w:t>nighttime</w:t>
      </w:r>
      <w:proofErr w:type="spellEnd"/>
      <w:r w:rsidR="00A516D4" w:rsidRPr="007F576F">
        <w:rPr>
          <w:rFonts w:asciiTheme="minorHAnsi" w:hAnsiTheme="minorHAnsi" w:cstheme="minorHAnsi"/>
          <w:bCs/>
          <w:sz w:val="22"/>
          <w:szCs w:val="22"/>
        </w:rPr>
        <w:t xml:space="preserve"> work</w:t>
      </w:r>
      <w:r w:rsidR="003C3EDE" w:rsidRPr="007F576F">
        <w:rPr>
          <w:rFonts w:asciiTheme="minorHAnsi" w:hAnsiTheme="minorHAnsi" w:cstheme="minorHAnsi"/>
          <w:bCs/>
          <w:sz w:val="22"/>
          <w:szCs w:val="22"/>
        </w:rPr>
        <w:t xml:space="preserve">, 5303 (52.6%) </w:t>
      </w:r>
      <w:r w:rsidR="00A516D4" w:rsidRPr="007F576F">
        <w:rPr>
          <w:rFonts w:asciiTheme="minorHAnsi" w:hAnsiTheme="minorHAnsi" w:cstheme="minorHAnsi"/>
          <w:bCs/>
          <w:sz w:val="22"/>
          <w:szCs w:val="22"/>
        </w:rPr>
        <w:t>worked according to a fixed</w:t>
      </w:r>
      <w:r w:rsidR="003C3EDE" w:rsidRPr="007F576F">
        <w:rPr>
          <w:rFonts w:asciiTheme="minorHAnsi" w:hAnsiTheme="minorHAnsi" w:cstheme="minorHAnsi"/>
          <w:bCs/>
          <w:sz w:val="22"/>
          <w:szCs w:val="22"/>
        </w:rPr>
        <w:t xml:space="preserve"> schedule</w:t>
      </w:r>
      <w:r w:rsidR="009A1627" w:rsidRPr="007F576F">
        <w:rPr>
          <w:rFonts w:asciiTheme="minorHAnsi" w:hAnsiTheme="minorHAnsi" w:cstheme="minorHAnsi"/>
          <w:bCs/>
          <w:sz w:val="22"/>
          <w:szCs w:val="22"/>
        </w:rPr>
        <w:t xml:space="preserve">, </w:t>
      </w:r>
      <w:r w:rsidR="003C3EDE" w:rsidRPr="007F576F">
        <w:rPr>
          <w:rFonts w:asciiTheme="minorHAnsi" w:hAnsiTheme="minorHAnsi" w:cstheme="minorHAnsi"/>
          <w:bCs/>
          <w:sz w:val="22"/>
          <w:szCs w:val="22"/>
        </w:rPr>
        <w:t xml:space="preserve">8997 (89.2%) </w:t>
      </w:r>
      <w:r w:rsidR="00A516D4" w:rsidRPr="007F576F">
        <w:rPr>
          <w:rFonts w:asciiTheme="minorHAnsi" w:hAnsiTheme="minorHAnsi" w:cstheme="minorHAnsi"/>
          <w:bCs/>
          <w:sz w:val="22"/>
          <w:szCs w:val="22"/>
        </w:rPr>
        <w:t xml:space="preserve">had </w:t>
      </w:r>
      <w:r w:rsidR="00AD046A" w:rsidRPr="007F576F">
        <w:rPr>
          <w:rFonts w:asciiTheme="minorHAnsi" w:hAnsiTheme="minorHAnsi" w:cstheme="minorHAnsi"/>
          <w:bCs/>
          <w:sz w:val="22"/>
          <w:szCs w:val="22"/>
        </w:rPr>
        <w:t>known schedule</w:t>
      </w:r>
      <w:r w:rsidR="009A1627" w:rsidRPr="007F576F">
        <w:rPr>
          <w:rFonts w:asciiTheme="minorHAnsi" w:hAnsiTheme="minorHAnsi" w:cstheme="minorHAnsi"/>
          <w:bCs/>
          <w:sz w:val="22"/>
          <w:szCs w:val="22"/>
        </w:rPr>
        <w:t xml:space="preserve">, </w:t>
      </w:r>
      <w:r w:rsidR="00155D2F" w:rsidRPr="007F576F">
        <w:rPr>
          <w:rFonts w:asciiTheme="minorHAnsi" w:hAnsiTheme="minorHAnsi" w:cstheme="minorHAnsi"/>
          <w:bCs/>
          <w:sz w:val="22"/>
          <w:szCs w:val="22"/>
        </w:rPr>
        <w:t xml:space="preserve">3998 (39.6%) </w:t>
      </w:r>
      <w:r w:rsidR="00A516D4" w:rsidRPr="007F576F">
        <w:rPr>
          <w:rFonts w:asciiTheme="minorHAnsi" w:hAnsiTheme="minorHAnsi" w:cstheme="minorHAnsi"/>
          <w:bCs/>
          <w:sz w:val="22"/>
          <w:szCs w:val="22"/>
        </w:rPr>
        <w:t xml:space="preserve">experienced </w:t>
      </w:r>
      <w:r w:rsidR="00155D2F" w:rsidRPr="007F576F">
        <w:rPr>
          <w:rFonts w:asciiTheme="minorHAnsi" w:hAnsiTheme="minorHAnsi" w:cstheme="minorHAnsi"/>
          <w:bCs/>
          <w:sz w:val="22"/>
          <w:szCs w:val="22"/>
        </w:rPr>
        <w:t xml:space="preserve">sustained </w:t>
      </w:r>
      <w:r w:rsidR="00A516D4" w:rsidRPr="007F576F">
        <w:rPr>
          <w:rFonts w:asciiTheme="minorHAnsi" w:hAnsiTheme="minorHAnsi" w:cstheme="minorHAnsi"/>
          <w:bCs/>
          <w:sz w:val="22"/>
          <w:szCs w:val="22"/>
        </w:rPr>
        <w:t xml:space="preserve">workplace </w:t>
      </w:r>
      <w:r w:rsidR="00155D2F" w:rsidRPr="007F576F">
        <w:rPr>
          <w:rFonts w:asciiTheme="minorHAnsi" w:hAnsiTheme="minorHAnsi" w:cstheme="minorHAnsi"/>
          <w:bCs/>
          <w:sz w:val="22"/>
          <w:szCs w:val="22"/>
        </w:rPr>
        <w:t xml:space="preserve">bullying, </w:t>
      </w:r>
      <w:r w:rsidR="009A1627" w:rsidRPr="007F576F">
        <w:rPr>
          <w:rFonts w:asciiTheme="minorHAnsi" w:hAnsiTheme="minorHAnsi" w:cstheme="minorHAnsi"/>
          <w:bCs/>
          <w:sz w:val="22"/>
          <w:szCs w:val="22"/>
        </w:rPr>
        <w:t xml:space="preserve">5567 (55.2%) </w:t>
      </w:r>
      <w:r w:rsidR="00A516D4" w:rsidRPr="007F576F">
        <w:rPr>
          <w:rFonts w:asciiTheme="minorHAnsi" w:hAnsiTheme="minorHAnsi" w:cstheme="minorHAnsi"/>
          <w:bCs/>
          <w:sz w:val="22"/>
          <w:szCs w:val="22"/>
        </w:rPr>
        <w:t>experienced</w:t>
      </w:r>
      <w:r w:rsidR="009A1627" w:rsidRPr="007F576F">
        <w:rPr>
          <w:rFonts w:asciiTheme="minorHAnsi" w:hAnsiTheme="minorHAnsi" w:cstheme="minorHAnsi"/>
          <w:bCs/>
          <w:sz w:val="22"/>
          <w:szCs w:val="22"/>
        </w:rPr>
        <w:t xml:space="preserve"> burn</w:t>
      </w:r>
      <w:r w:rsidR="00981D2A" w:rsidRPr="007F576F">
        <w:rPr>
          <w:rFonts w:asciiTheme="minorHAnsi" w:hAnsiTheme="minorHAnsi" w:cstheme="minorHAnsi"/>
          <w:bCs/>
          <w:sz w:val="22"/>
          <w:szCs w:val="22"/>
        </w:rPr>
        <w:t>o</w:t>
      </w:r>
      <w:r w:rsidR="009A1627" w:rsidRPr="007F576F">
        <w:rPr>
          <w:rFonts w:asciiTheme="minorHAnsi" w:hAnsiTheme="minorHAnsi" w:cstheme="minorHAnsi"/>
          <w:bCs/>
          <w:sz w:val="22"/>
          <w:szCs w:val="22"/>
        </w:rPr>
        <w:t>ut</w:t>
      </w:r>
      <w:r w:rsidR="00A516D4" w:rsidRPr="007F576F">
        <w:rPr>
          <w:rFonts w:asciiTheme="minorHAnsi" w:hAnsiTheme="minorHAnsi" w:cstheme="minorHAnsi"/>
          <w:bCs/>
          <w:sz w:val="22"/>
          <w:szCs w:val="22"/>
        </w:rPr>
        <w:t>,</w:t>
      </w:r>
      <w:r w:rsidR="00155D2F" w:rsidRPr="007F576F">
        <w:rPr>
          <w:rFonts w:asciiTheme="minorHAnsi" w:hAnsiTheme="minorHAnsi" w:cstheme="minorHAnsi"/>
          <w:bCs/>
          <w:sz w:val="22"/>
          <w:szCs w:val="22"/>
        </w:rPr>
        <w:t xml:space="preserve"> and</w:t>
      </w:r>
      <w:r w:rsidR="009A1627" w:rsidRPr="007F576F">
        <w:rPr>
          <w:rFonts w:asciiTheme="minorHAnsi" w:hAnsiTheme="minorHAnsi" w:cstheme="minorHAnsi"/>
          <w:bCs/>
          <w:sz w:val="22"/>
          <w:szCs w:val="22"/>
        </w:rPr>
        <w:t xml:space="preserve"> 2071 (20.5%) </w:t>
      </w:r>
      <w:r w:rsidR="00A516D4" w:rsidRPr="007F576F">
        <w:rPr>
          <w:rFonts w:asciiTheme="minorHAnsi" w:hAnsiTheme="minorHAnsi" w:cstheme="minorHAnsi"/>
          <w:bCs/>
          <w:sz w:val="22"/>
          <w:szCs w:val="22"/>
        </w:rPr>
        <w:t xml:space="preserve">had </w:t>
      </w:r>
      <w:r w:rsidR="009A1627" w:rsidRPr="007F576F">
        <w:rPr>
          <w:rFonts w:asciiTheme="minorHAnsi" w:hAnsiTheme="minorHAnsi" w:cstheme="minorHAnsi"/>
          <w:bCs/>
          <w:sz w:val="22"/>
          <w:szCs w:val="22"/>
        </w:rPr>
        <w:t>absenteeism</w:t>
      </w:r>
      <w:r w:rsidR="003C3EDE" w:rsidRPr="007F576F">
        <w:rPr>
          <w:rFonts w:asciiTheme="minorHAnsi" w:hAnsiTheme="minorHAnsi" w:cstheme="minorHAnsi"/>
          <w:bCs/>
          <w:sz w:val="22"/>
          <w:szCs w:val="22"/>
        </w:rPr>
        <w:t>.</w:t>
      </w:r>
      <w:r w:rsidR="00966D4A"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 xml:space="preserve">The </w:t>
      </w:r>
      <w:r w:rsidR="00966D4A" w:rsidRPr="007F576F">
        <w:rPr>
          <w:rFonts w:asciiTheme="minorHAnsi" w:hAnsiTheme="minorHAnsi" w:cstheme="minorHAnsi"/>
          <w:bCs/>
          <w:sz w:val="22"/>
          <w:szCs w:val="22"/>
        </w:rPr>
        <w:t xml:space="preserve">professional characteristics </w:t>
      </w:r>
      <w:r w:rsidR="00A516D4" w:rsidRPr="007F576F">
        <w:rPr>
          <w:rFonts w:asciiTheme="minorHAnsi" w:hAnsiTheme="minorHAnsi" w:cstheme="minorHAnsi"/>
          <w:bCs/>
          <w:sz w:val="22"/>
          <w:szCs w:val="22"/>
        </w:rPr>
        <w:t>of the participants are</w:t>
      </w:r>
      <w:r w:rsidR="003C3EDE" w:rsidRPr="007F576F">
        <w:rPr>
          <w:rFonts w:asciiTheme="minorHAnsi" w:hAnsiTheme="minorHAnsi" w:cstheme="minorHAnsi"/>
          <w:bCs/>
          <w:sz w:val="22"/>
          <w:szCs w:val="22"/>
        </w:rPr>
        <w:t xml:space="preserve"> presented in </w:t>
      </w:r>
      <w:r w:rsidR="003C3EDE" w:rsidRPr="007F576F">
        <w:rPr>
          <w:rFonts w:asciiTheme="minorHAnsi" w:hAnsiTheme="minorHAnsi" w:cstheme="minorHAnsi"/>
          <w:bCs/>
          <w:color w:val="0070C0"/>
          <w:sz w:val="22"/>
          <w:szCs w:val="22"/>
        </w:rPr>
        <w:t>Table 1</w:t>
      </w:r>
      <w:r w:rsidR="003C3EDE" w:rsidRPr="007F576F">
        <w:rPr>
          <w:rFonts w:asciiTheme="minorHAnsi" w:hAnsiTheme="minorHAnsi" w:cstheme="minorHAnsi"/>
          <w:bCs/>
          <w:sz w:val="22"/>
          <w:szCs w:val="22"/>
        </w:rPr>
        <w:t>.</w:t>
      </w:r>
    </w:p>
    <w:p w14:paraId="5E5E6459" w14:textId="663C8957" w:rsidR="003C3EDE" w:rsidRPr="007F576F" w:rsidRDefault="003C3EDE" w:rsidP="00541D8E">
      <w:pPr>
        <w:jc w:val="both"/>
        <w:rPr>
          <w:rFonts w:asciiTheme="minorHAnsi" w:hAnsiTheme="minorHAnsi" w:cstheme="minorHAnsi"/>
          <w:bCs/>
          <w:i/>
          <w:iCs/>
          <w:sz w:val="22"/>
          <w:szCs w:val="22"/>
        </w:rPr>
      </w:pPr>
    </w:p>
    <w:p w14:paraId="3B6DB4BC" w14:textId="07374F20" w:rsidR="003C3EDE" w:rsidRPr="007F576F" w:rsidRDefault="00A516D4" w:rsidP="00541D8E">
      <w:pPr>
        <w:jc w:val="both"/>
        <w:rPr>
          <w:rFonts w:asciiTheme="minorHAnsi" w:hAnsiTheme="minorHAnsi" w:cstheme="minorHAnsi"/>
          <w:bCs/>
          <w:i/>
          <w:iCs/>
          <w:sz w:val="22"/>
          <w:szCs w:val="22"/>
        </w:rPr>
      </w:pPr>
      <w:r w:rsidRPr="007F576F">
        <w:rPr>
          <w:rFonts w:asciiTheme="minorHAnsi" w:hAnsiTheme="minorHAnsi" w:cstheme="minorHAnsi"/>
          <w:bCs/>
          <w:i/>
          <w:iCs/>
          <w:sz w:val="22"/>
          <w:szCs w:val="22"/>
        </w:rPr>
        <w:t>Prevalence</w:t>
      </w:r>
      <w:r w:rsidR="00CB35F0" w:rsidRPr="007F576F">
        <w:rPr>
          <w:rFonts w:asciiTheme="minorHAnsi" w:hAnsiTheme="minorHAnsi" w:cstheme="minorHAnsi"/>
          <w:bCs/>
          <w:i/>
          <w:iCs/>
          <w:sz w:val="22"/>
          <w:szCs w:val="22"/>
        </w:rPr>
        <w:t xml:space="preserve"> of </w:t>
      </w:r>
      <w:r w:rsidR="005E4FE0" w:rsidRPr="007F576F">
        <w:rPr>
          <w:rFonts w:asciiTheme="minorHAnsi" w:hAnsiTheme="minorHAnsi" w:cstheme="minorHAnsi"/>
          <w:bCs/>
          <w:i/>
          <w:iCs/>
          <w:sz w:val="22"/>
          <w:szCs w:val="22"/>
        </w:rPr>
        <w:t xml:space="preserve">poor </w:t>
      </w:r>
      <w:r w:rsidR="00CB35F0" w:rsidRPr="007F576F">
        <w:rPr>
          <w:rFonts w:asciiTheme="minorHAnsi" w:hAnsiTheme="minorHAnsi" w:cstheme="minorHAnsi"/>
          <w:bCs/>
          <w:i/>
          <w:iCs/>
          <w:sz w:val="22"/>
          <w:szCs w:val="22"/>
        </w:rPr>
        <w:t>sleep and a</w:t>
      </w:r>
      <w:r w:rsidR="003C3EDE" w:rsidRPr="007F576F">
        <w:rPr>
          <w:rFonts w:asciiTheme="minorHAnsi" w:hAnsiTheme="minorHAnsi" w:cstheme="minorHAnsi"/>
          <w:bCs/>
          <w:i/>
          <w:iCs/>
          <w:sz w:val="22"/>
          <w:szCs w:val="22"/>
        </w:rPr>
        <w:t>ssociat</w:t>
      </w:r>
      <w:r w:rsidR="00CB35F0" w:rsidRPr="007F576F">
        <w:rPr>
          <w:rFonts w:asciiTheme="minorHAnsi" w:hAnsiTheme="minorHAnsi" w:cstheme="minorHAnsi"/>
          <w:bCs/>
          <w:i/>
          <w:iCs/>
          <w:sz w:val="22"/>
          <w:szCs w:val="22"/>
        </w:rPr>
        <w:t xml:space="preserve">ed factors </w:t>
      </w:r>
    </w:p>
    <w:p w14:paraId="48603DA2" w14:textId="77777777" w:rsidR="00AF6E4E" w:rsidRPr="007F576F" w:rsidRDefault="00AF6E4E" w:rsidP="00AF6E4E">
      <w:pPr>
        <w:jc w:val="both"/>
        <w:rPr>
          <w:rFonts w:asciiTheme="minorHAnsi" w:hAnsiTheme="minorHAnsi" w:cstheme="minorHAnsi"/>
          <w:bCs/>
          <w:sz w:val="22"/>
          <w:szCs w:val="22"/>
        </w:rPr>
      </w:pPr>
    </w:p>
    <w:p w14:paraId="6C6CFD76" w14:textId="4FD1181A" w:rsidR="000D7C65" w:rsidRPr="007F576F" w:rsidRDefault="00A516D4" w:rsidP="00AF6E4E">
      <w:pPr>
        <w:jc w:val="both"/>
        <w:rPr>
          <w:rFonts w:asciiTheme="minorHAnsi" w:hAnsiTheme="minorHAnsi" w:cstheme="minorHAnsi"/>
          <w:bCs/>
          <w:sz w:val="22"/>
          <w:szCs w:val="22"/>
        </w:rPr>
      </w:pPr>
      <w:r w:rsidRPr="007F576F">
        <w:rPr>
          <w:rFonts w:asciiTheme="minorHAnsi" w:hAnsiTheme="minorHAnsi" w:cstheme="minorHAnsi"/>
          <w:bCs/>
          <w:sz w:val="22"/>
          <w:szCs w:val="22"/>
        </w:rPr>
        <w:t>In</w:t>
      </w:r>
      <w:r w:rsidR="00CB35F0" w:rsidRPr="007F576F">
        <w:rPr>
          <w:rFonts w:asciiTheme="minorHAnsi" w:hAnsiTheme="minorHAnsi" w:cstheme="minorHAnsi"/>
          <w:bCs/>
          <w:sz w:val="22"/>
          <w:szCs w:val="22"/>
        </w:rPr>
        <w:t xml:space="preserve"> tota</w:t>
      </w:r>
      <w:r w:rsidRPr="007F576F">
        <w:rPr>
          <w:rFonts w:asciiTheme="minorHAnsi" w:hAnsiTheme="minorHAnsi" w:cstheme="minorHAnsi"/>
          <w:bCs/>
          <w:sz w:val="22"/>
          <w:szCs w:val="22"/>
        </w:rPr>
        <w:t>l,</w:t>
      </w:r>
      <w:r w:rsidR="00CB35F0" w:rsidRPr="007F576F">
        <w:rPr>
          <w:rFonts w:asciiTheme="minorHAnsi" w:hAnsiTheme="minorHAnsi" w:cstheme="minorHAnsi"/>
          <w:bCs/>
          <w:sz w:val="22"/>
          <w:szCs w:val="22"/>
        </w:rPr>
        <w:t xml:space="preserve"> 6540 (64.8%) </w:t>
      </w:r>
      <w:r w:rsidR="00156008" w:rsidRPr="007F576F">
        <w:rPr>
          <w:rFonts w:asciiTheme="minorHAnsi" w:hAnsiTheme="minorHAnsi" w:cstheme="minorHAnsi"/>
          <w:bCs/>
          <w:sz w:val="22"/>
          <w:szCs w:val="22"/>
        </w:rPr>
        <w:t>healthcare workers</w:t>
      </w:r>
      <w:r w:rsidR="00CB35F0"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had</w:t>
      </w:r>
      <w:r w:rsidR="00CB35F0" w:rsidRPr="007F576F">
        <w:rPr>
          <w:rFonts w:asciiTheme="minorHAnsi" w:hAnsiTheme="minorHAnsi" w:cstheme="minorHAnsi"/>
          <w:bCs/>
          <w:sz w:val="22"/>
          <w:szCs w:val="22"/>
        </w:rPr>
        <w:t xml:space="preserve"> </w:t>
      </w:r>
      <w:r w:rsidR="005E4FE0" w:rsidRPr="007F576F">
        <w:rPr>
          <w:rFonts w:asciiTheme="minorHAnsi" w:hAnsiTheme="minorHAnsi" w:cstheme="minorHAnsi"/>
          <w:bCs/>
          <w:sz w:val="22"/>
          <w:szCs w:val="22"/>
        </w:rPr>
        <w:t xml:space="preserve">poor </w:t>
      </w:r>
      <w:r w:rsidR="00CB35F0" w:rsidRPr="007F576F">
        <w:rPr>
          <w:rFonts w:asciiTheme="minorHAnsi" w:hAnsiTheme="minorHAnsi" w:cstheme="minorHAnsi"/>
          <w:bCs/>
          <w:sz w:val="22"/>
          <w:szCs w:val="22"/>
        </w:rPr>
        <w:t>sleep.</w:t>
      </w:r>
      <w:r w:rsidR="00AF6E4E" w:rsidRPr="007F576F">
        <w:rPr>
          <w:rFonts w:asciiTheme="minorHAnsi" w:hAnsiTheme="minorHAnsi" w:cstheme="minorHAnsi"/>
          <w:bCs/>
          <w:sz w:val="22"/>
          <w:szCs w:val="22"/>
        </w:rPr>
        <w:t xml:space="preserve"> </w:t>
      </w:r>
      <w:r w:rsidR="000D7C65" w:rsidRPr="007F576F">
        <w:rPr>
          <w:rFonts w:asciiTheme="minorHAnsi" w:hAnsiTheme="minorHAnsi" w:cstheme="minorHAnsi"/>
          <w:bCs/>
          <w:sz w:val="22"/>
          <w:szCs w:val="22"/>
        </w:rPr>
        <w:t xml:space="preserve">The factors associated with </w:t>
      </w:r>
      <w:r w:rsidR="005A189E" w:rsidRPr="007F576F">
        <w:rPr>
          <w:rFonts w:asciiTheme="minorHAnsi" w:hAnsiTheme="minorHAnsi" w:cstheme="minorHAnsi"/>
          <w:bCs/>
          <w:sz w:val="22"/>
          <w:szCs w:val="22"/>
        </w:rPr>
        <w:t xml:space="preserve">poor </w:t>
      </w:r>
      <w:r w:rsidR="000D7C65" w:rsidRPr="007F576F">
        <w:rPr>
          <w:rFonts w:asciiTheme="minorHAnsi" w:hAnsiTheme="minorHAnsi" w:cstheme="minorHAnsi"/>
          <w:bCs/>
          <w:sz w:val="22"/>
          <w:szCs w:val="22"/>
        </w:rPr>
        <w:t xml:space="preserve">sleep are presented in </w:t>
      </w:r>
      <w:r w:rsidR="000D7C65" w:rsidRPr="007F576F">
        <w:rPr>
          <w:rFonts w:asciiTheme="minorHAnsi" w:hAnsiTheme="minorHAnsi" w:cstheme="minorHAnsi"/>
          <w:bCs/>
          <w:color w:val="0070C0"/>
          <w:sz w:val="22"/>
          <w:szCs w:val="22"/>
        </w:rPr>
        <w:t>Figure</w:t>
      </w:r>
      <w:r w:rsidRPr="007F576F">
        <w:rPr>
          <w:rFonts w:asciiTheme="minorHAnsi" w:hAnsiTheme="minorHAnsi" w:cstheme="minorHAnsi"/>
          <w:bCs/>
          <w:color w:val="0070C0"/>
          <w:sz w:val="22"/>
          <w:szCs w:val="22"/>
        </w:rPr>
        <w:t> </w:t>
      </w:r>
      <w:r w:rsidR="000D7C65" w:rsidRPr="007F576F">
        <w:rPr>
          <w:rFonts w:asciiTheme="minorHAnsi" w:hAnsiTheme="minorHAnsi" w:cstheme="minorHAnsi"/>
          <w:bCs/>
          <w:color w:val="0070C0"/>
          <w:sz w:val="22"/>
          <w:szCs w:val="22"/>
        </w:rPr>
        <w:t xml:space="preserve">1. </w:t>
      </w:r>
    </w:p>
    <w:p w14:paraId="0CF2A371" w14:textId="1FE1D759" w:rsidR="00C03400" w:rsidRPr="007F576F" w:rsidRDefault="00A516D4" w:rsidP="00AF6E4E">
      <w:pPr>
        <w:jc w:val="both"/>
        <w:rPr>
          <w:rFonts w:asciiTheme="minorHAnsi" w:hAnsiTheme="minorHAnsi" w:cstheme="minorHAnsi"/>
          <w:bCs/>
          <w:sz w:val="22"/>
          <w:szCs w:val="22"/>
        </w:rPr>
      </w:pPr>
      <w:r w:rsidRPr="007F576F">
        <w:rPr>
          <w:rFonts w:asciiTheme="minorHAnsi" w:hAnsiTheme="minorHAnsi" w:cstheme="minorHAnsi"/>
          <w:bCs/>
          <w:sz w:val="22"/>
          <w:szCs w:val="22"/>
        </w:rPr>
        <w:t>The</w:t>
      </w:r>
      <w:r w:rsidR="00C03400" w:rsidRPr="007F576F">
        <w:rPr>
          <w:rFonts w:asciiTheme="minorHAnsi" w:hAnsiTheme="minorHAnsi" w:cstheme="minorHAnsi"/>
          <w:bCs/>
          <w:sz w:val="22"/>
          <w:szCs w:val="22"/>
        </w:rPr>
        <w:t xml:space="preserve"> multivariate analyses</w:t>
      </w:r>
      <w:r w:rsidRPr="007F576F">
        <w:rPr>
          <w:rFonts w:asciiTheme="minorHAnsi" w:hAnsiTheme="minorHAnsi" w:cstheme="minorHAnsi"/>
          <w:bCs/>
          <w:sz w:val="22"/>
          <w:szCs w:val="22"/>
        </w:rPr>
        <w:t xml:space="preserve"> showed that poor sleep was associated with individual non modifiable factors (</w:t>
      </w:r>
      <w:r w:rsidR="00C03400" w:rsidRPr="007F576F">
        <w:rPr>
          <w:rFonts w:asciiTheme="minorHAnsi" w:hAnsiTheme="minorHAnsi" w:cstheme="minorHAnsi"/>
          <w:bCs/>
          <w:sz w:val="22"/>
          <w:szCs w:val="22"/>
        </w:rPr>
        <w:t>old age, female sex, family caregiver</w:t>
      </w:r>
      <w:r w:rsidRPr="007F576F">
        <w:rPr>
          <w:rFonts w:asciiTheme="minorHAnsi" w:hAnsiTheme="minorHAnsi" w:cstheme="minorHAnsi"/>
          <w:bCs/>
          <w:sz w:val="22"/>
          <w:szCs w:val="22"/>
        </w:rPr>
        <w:t xml:space="preserve"> responsibilities</w:t>
      </w:r>
      <w:r w:rsidR="00C03400" w:rsidRPr="007F576F">
        <w:rPr>
          <w:rFonts w:asciiTheme="minorHAnsi" w:hAnsiTheme="minorHAnsi" w:cstheme="minorHAnsi"/>
          <w:bCs/>
          <w:sz w:val="22"/>
          <w:szCs w:val="22"/>
        </w:rPr>
        <w:t xml:space="preserve">, </w:t>
      </w:r>
      <w:r w:rsidR="002D2DDD" w:rsidRPr="007F576F">
        <w:rPr>
          <w:rFonts w:asciiTheme="minorHAnsi" w:hAnsiTheme="minorHAnsi" w:cstheme="minorHAnsi"/>
          <w:bCs/>
          <w:sz w:val="22"/>
          <w:szCs w:val="22"/>
        </w:rPr>
        <w:t>history of recurrent major depression</w:t>
      </w:r>
      <w:r w:rsidRPr="007F576F">
        <w:rPr>
          <w:rFonts w:asciiTheme="minorHAnsi" w:hAnsiTheme="minorHAnsi" w:cstheme="minorHAnsi"/>
          <w:bCs/>
          <w:sz w:val="22"/>
          <w:szCs w:val="22"/>
        </w:rPr>
        <w:t>, and</w:t>
      </w:r>
      <w:r w:rsidR="002D2DDD" w:rsidRPr="007F576F">
        <w:rPr>
          <w:rFonts w:asciiTheme="minorHAnsi" w:hAnsiTheme="minorHAnsi" w:cstheme="minorHAnsi"/>
          <w:bCs/>
          <w:sz w:val="22"/>
          <w:szCs w:val="22"/>
        </w:rPr>
        <w:t xml:space="preserve"> </w:t>
      </w:r>
      <w:r w:rsidR="00C03400" w:rsidRPr="007F576F">
        <w:rPr>
          <w:rFonts w:asciiTheme="minorHAnsi" w:hAnsiTheme="minorHAnsi" w:cstheme="minorHAnsi"/>
          <w:bCs/>
          <w:sz w:val="22"/>
          <w:szCs w:val="22"/>
        </w:rPr>
        <w:t>chronic illness</w:t>
      </w:r>
      <w:r w:rsidRPr="007F576F">
        <w:rPr>
          <w:rFonts w:asciiTheme="minorHAnsi" w:hAnsiTheme="minorHAnsi" w:cstheme="minorHAnsi"/>
          <w:bCs/>
          <w:sz w:val="22"/>
          <w:szCs w:val="22"/>
        </w:rPr>
        <w:t>)</w:t>
      </w:r>
      <w:r w:rsidR="00C03400" w:rsidRPr="007F576F">
        <w:rPr>
          <w:rFonts w:asciiTheme="minorHAnsi" w:hAnsiTheme="minorHAnsi" w:cstheme="minorHAnsi"/>
          <w:bCs/>
          <w:sz w:val="22"/>
          <w:szCs w:val="22"/>
        </w:rPr>
        <w:t>, individual modifiable factors</w:t>
      </w:r>
      <w:r w:rsidRPr="007F576F">
        <w:rPr>
          <w:rFonts w:asciiTheme="minorHAnsi" w:hAnsiTheme="minorHAnsi" w:cstheme="minorHAnsi"/>
          <w:bCs/>
          <w:sz w:val="22"/>
          <w:szCs w:val="22"/>
        </w:rPr>
        <w:t xml:space="preserve"> (</w:t>
      </w:r>
      <w:r w:rsidR="00C03400" w:rsidRPr="007F576F">
        <w:rPr>
          <w:rFonts w:asciiTheme="minorHAnsi" w:hAnsiTheme="minorHAnsi" w:cstheme="minorHAnsi"/>
          <w:bCs/>
          <w:sz w:val="22"/>
          <w:szCs w:val="22"/>
        </w:rPr>
        <w:t>overweight/obes</w:t>
      </w:r>
      <w:r w:rsidRPr="007F576F">
        <w:rPr>
          <w:rFonts w:asciiTheme="minorHAnsi" w:hAnsiTheme="minorHAnsi" w:cstheme="minorHAnsi"/>
          <w:bCs/>
          <w:sz w:val="22"/>
          <w:szCs w:val="22"/>
        </w:rPr>
        <w:t>ity</w:t>
      </w:r>
      <w:r w:rsidR="00C03400" w:rsidRPr="007F576F">
        <w:rPr>
          <w:rFonts w:asciiTheme="minorHAnsi" w:hAnsiTheme="minorHAnsi" w:cstheme="minorHAnsi"/>
          <w:bCs/>
          <w:sz w:val="22"/>
          <w:szCs w:val="22"/>
        </w:rPr>
        <w:t>,</w:t>
      </w:r>
      <w:r w:rsidR="002D2DDD" w:rsidRPr="007F576F">
        <w:rPr>
          <w:rFonts w:asciiTheme="minorHAnsi" w:hAnsiTheme="minorHAnsi" w:cstheme="minorHAnsi"/>
          <w:bCs/>
          <w:sz w:val="22"/>
          <w:szCs w:val="22"/>
        </w:rPr>
        <w:t xml:space="preserve"> </w:t>
      </w:r>
      <w:r w:rsidR="00232669" w:rsidRPr="007F576F">
        <w:rPr>
          <w:rFonts w:asciiTheme="minorHAnsi" w:hAnsiTheme="minorHAnsi" w:cstheme="minorHAnsi"/>
          <w:bCs/>
          <w:sz w:val="22"/>
          <w:szCs w:val="22"/>
        </w:rPr>
        <w:t>hard smoking</w:t>
      </w:r>
      <w:r w:rsidR="002D2DDD" w:rsidRPr="007F576F">
        <w:rPr>
          <w:rFonts w:asciiTheme="minorHAnsi" w:hAnsiTheme="minorHAnsi" w:cstheme="minorHAnsi"/>
          <w:bCs/>
          <w:sz w:val="22"/>
          <w:szCs w:val="22"/>
        </w:rPr>
        <w:t xml:space="preserve">, </w:t>
      </w:r>
      <w:r w:rsidR="00C03400" w:rsidRPr="007F576F">
        <w:rPr>
          <w:rFonts w:asciiTheme="minorHAnsi" w:hAnsiTheme="minorHAnsi" w:cstheme="minorHAnsi"/>
          <w:bCs/>
          <w:sz w:val="22"/>
          <w:szCs w:val="22"/>
        </w:rPr>
        <w:t>hazardous drinking, high coffee intake,</w:t>
      </w:r>
      <w:r w:rsidR="00514A53" w:rsidRPr="007F576F">
        <w:rPr>
          <w:rFonts w:asciiTheme="minorHAnsi" w:hAnsiTheme="minorHAnsi" w:cstheme="minorHAnsi"/>
          <w:bCs/>
          <w:sz w:val="22"/>
          <w:szCs w:val="22"/>
        </w:rPr>
        <w:t xml:space="preserve"> and</w:t>
      </w:r>
      <w:r w:rsidR="00C03400" w:rsidRPr="007F576F">
        <w:rPr>
          <w:rFonts w:asciiTheme="minorHAnsi" w:hAnsiTheme="minorHAnsi" w:cstheme="minorHAnsi"/>
          <w:bCs/>
          <w:sz w:val="22"/>
          <w:szCs w:val="22"/>
        </w:rPr>
        <w:t xml:space="preserve"> low physical activity level</w:t>
      </w:r>
      <w:r w:rsidR="00514A53" w:rsidRPr="007F576F">
        <w:rPr>
          <w:rFonts w:asciiTheme="minorHAnsi" w:hAnsiTheme="minorHAnsi" w:cstheme="minorHAnsi"/>
          <w:bCs/>
          <w:sz w:val="22"/>
          <w:szCs w:val="22"/>
        </w:rPr>
        <w:t>),</w:t>
      </w:r>
      <w:r w:rsidR="00C03400" w:rsidRPr="007F576F">
        <w:rPr>
          <w:rFonts w:asciiTheme="minorHAnsi" w:hAnsiTheme="minorHAnsi" w:cstheme="minorHAnsi"/>
          <w:bCs/>
          <w:sz w:val="22"/>
          <w:szCs w:val="22"/>
        </w:rPr>
        <w:t xml:space="preserve"> professional non-modifiable factors </w:t>
      </w:r>
      <w:r w:rsidR="00514A53" w:rsidRPr="007F576F">
        <w:rPr>
          <w:rFonts w:asciiTheme="minorHAnsi" w:hAnsiTheme="minorHAnsi" w:cstheme="minorHAnsi"/>
          <w:bCs/>
          <w:sz w:val="22"/>
          <w:szCs w:val="22"/>
        </w:rPr>
        <w:t xml:space="preserve">(work as a </w:t>
      </w:r>
      <w:r w:rsidR="00C03400" w:rsidRPr="007F576F">
        <w:rPr>
          <w:rFonts w:asciiTheme="minorHAnsi" w:hAnsiTheme="minorHAnsi" w:cstheme="minorHAnsi"/>
          <w:bCs/>
          <w:sz w:val="22"/>
          <w:szCs w:val="22"/>
        </w:rPr>
        <w:t>nurse, health executive, nurs</w:t>
      </w:r>
      <w:r w:rsidR="00514A53" w:rsidRPr="007F576F">
        <w:rPr>
          <w:rFonts w:asciiTheme="minorHAnsi" w:hAnsiTheme="minorHAnsi" w:cstheme="minorHAnsi"/>
          <w:bCs/>
          <w:sz w:val="22"/>
          <w:szCs w:val="22"/>
        </w:rPr>
        <w:t>ing</w:t>
      </w:r>
      <w:r w:rsidR="00C03400" w:rsidRPr="007F576F">
        <w:rPr>
          <w:rFonts w:asciiTheme="minorHAnsi" w:hAnsiTheme="minorHAnsi" w:cstheme="minorHAnsi"/>
          <w:bCs/>
          <w:sz w:val="22"/>
          <w:szCs w:val="22"/>
        </w:rPr>
        <w:t xml:space="preserve"> assistant, physiotherapist, occupational therapist, midwife</w:t>
      </w:r>
      <w:r w:rsidR="00515587" w:rsidRPr="007F576F">
        <w:rPr>
          <w:rFonts w:asciiTheme="minorHAnsi" w:hAnsiTheme="minorHAnsi" w:cstheme="minorHAnsi"/>
          <w:bCs/>
          <w:sz w:val="22"/>
          <w:szCs w:val="22"/>
        </w:rPr>
        <w:t xml:space="preserve">, or </w:t>
      </w:r>
      <w:r w:rsidR="00C03400" w:rsidRPr="007F576F">
        <w:rPr>
          <w:rFonts w:asciiTheme="minorHAnsi" w:hAnsiTheme="minorHAnsi" w:cstheme="minorHAnsi"/>
          <w:bCs/>
          <w:sz w:val="22"/>
          <w:szCs w:val="22"/>
        </w:rPr>
        <w:t xml:space="preserve">administrative agent, </w:t>
      </w:r>
      <w:r w:rsidR="00514A53" w:rsidRPr="007F576F">
        <w:rPr>
          <w:rFonts w:asciiTheme="minorHAnsi" w:hAnsiTheme="minorHAnsi" w:cstheme="minorHAnsi"/>
          <w:bCs/>
          <w:sz w:val="22"/>
          <w:szCs w:val="22"/>
        </w:rPr>
        <w:t xml:space="preserve">and </w:t>
      </w:r>
      <w:r w:rsidR="00C03400" w:rsidRPr="007F576F">
        <w:rPr>
          <w:rFonts w:asciiTheme="minorHAnsi" w:hAnsiTheme="minorHAnsi" w:cstheme="minorHAnsi"/>
          <w:bCs/>
          <w:sz w:val="22"/>
          <w:szCs w:val="22"/>
        </w:rPr>
        <w:t xml:space="preserve">working in </w:t>
      </w:r>
      <w:r w:rsidR="00514A53" w:rsidRPr="007F576F">
        <w:rPr>
          <w:rFonts w:asciiTheme="minorHAnsi" w:hAnsiTheme="minorHAnsi" w:cstheme="minorHAnsi"/>
          <w:bCs/>
          <w:sz w:val="22"/>
          <w:szCs w:val="22"/>
        </w:rPr>
        <w:t xml:space="preserve">a </w:t>
      </w:r>
      <w:r w:rsidR="00C03400" w:rsidRPr="007F576F">
        <w:rPr>
          <w:rFonts w:asciiTheme="minorHAnsi" w:hAnsiTheme="minorHAnsi" w:cstheme="minorHAnsi"/>
          <w:bCs/>
          <w:sz w:val="22"/>
          <w:szCs w:val="22"/>
        </w:rPr>
        <w:t xml:space="preserve">public sector </w:t>
      </w:r>
      <w:r w:rsidR="00514A53" w:rsidRPr="007F576F">
        <w:rPr>
          <w:rFonts w:asciiTheme="minorHAnsi" w:hAnsiTheme="minorHAnsi" w:cstheme="minorHAnsi"/>
          <w:bCs/>
          <w:sz w:val="22"/>
          <w:szCs w:val="22"/>
        </w:rPr>
        <w:t xml:space="preserve">organization), and </w:t>
      </w:r>
      <w:r w:rsidR="00C03400" w:rsidRPr="007F576F">
        <w:rPr>
          <w:rFonts w:asciiTheme="minorHAnsi" w:hAnsiTheme="minorHAnsi" w:cstheme="minorHAnsi"/>
          <w:bCs/>
          <w:sz w:val="22"/>
          <w:szCs w:val="22"/>
        </w:rPr>
        <w:t>professional modifiable factors</w:t>
      </w:r>
      <w:r w:rsidR="00514A53" w:rsidRPr="007F576F">
        <w:rPr>
          <w:rFonts w:asciiTheme="minorHAnsi" w:hAnsiTheme="minorHAnsi" w:cstheme="minorHAnsi"/>
          <w:bCs/>
          <w:sz w:val="22"/>
          <w:szCs w:val="22"/>
        </w:rPr>
        <w:t xml:space="preserve"> (</w:t>
      </w:r>
      <w:proofErr w:type="spellStart"/>
      <w:r w:rsidR="00514A53" w:rsidRPr="007F576F">
        <w:rPr>
          <w:rFonts w:asciiTheme="minorHAnsi" w:hAnsiTheme="minorHAnsi" w:cstheme="minorHAnsi"/>
          <w:bCs/>
          <w:sz w:val="22"/>
          <w:szCs w:val="22"/>
        </w:rPr>
        <w:t>nighttime</w:t>
      </w:r>
      <w:proofErr w:type="spellEnd"/>
      <w:r w:rsidR="00514A53" w:rsidRPr="007F576F">
        <w:rPr>
          <w:rFonts w:asciiTheme="minorHAnsi" w:hAnsiTheme="minorHAnsi" w:cstheme="minorHAnsi"/>
          <w:bCs/>
          <w:sz w:val="22"/>
          <w:szCs w:val="22"/>
        </w:rPr>
        <w:t xml:space="preserve"> work, </w:t>
      </w:r>
      <w:r w:rsidR="00C03400" w:rsidRPr="007F576F">
        <w:rPr>
          <w:rFonts w:asciiTheme="minorHAnsi" w:hAnsiTheme="minorHAnsi" w:cstheme="minorHAnsi"/>
          <w:bCs/>
          <w:sz w:val="22"/>
          <w:szCs w:val="22"/>
        </w:rPr>
        <w:t xml:space="preserve">high speed and quantity, </w:t>
      </w:r>
      <w:r w:rsidR="00514A53" w:rsidRPr="007F576F">
        <w:rPr>
          <w:rFonts w:asciiTheme="minorHAnsi" w:hAnsiTheme="minorHAnsi" w:cstheme="minorHAnsi"/>
          <w:bCs/>
          <w:sz w:val="22"/>
          <w:szCs w:val="22"/>
        </w:rPr>
        <w:t xml:space="preserve">high </w:t>
      </w:r>
      <w:r w:rsidR="00C03400" w:rsidRPr="007F576F">
        <w:rPr>
          <w:rFonts w:asciiTheme="minorHAnsi" w:hAnsiTheme="minorHAnsi" w:cstheme="minorHAnsi"/>
          <w:bCs/>
          <w:sz w:val="22"/>
          <w:szCs w:val="22"/>
        </w:rPr>
        <w:t xml:space="preserve">complexity and intensity, </w:t>
      </w:r>
      <w:r w:rsidR="00514A53" w:rsidRPr="007F576F">
        <w:rPr>
          <w:rFonts w:asciiTheme="minorHAnsi" w:hAnsiTheme="minorHAnsi" w:cstheme="minorHAnsi"/>
          <w:bCs/>
          <w:sz w:val="22"/>
          <w:szCs w:val="22"/>
        </w:rPr>
        <w:t xml:space="preserve">high </w:t>
      </w:r>
      <w:r w:rsidR="00C03400" w:rsidRPr="007F576F">
        <w:rPr>
          <w:rFonts w:asciiTheme="minorHAnsi" w:hAnsiTheme="minorHAnsi" w:cstheme="minorHAnsi"/>
          <w:bCs/>
          <w:sz w:val="22"/>
          <w:szCs w:val="22"/>
        </w:rPr>
        <w:t>fragmentation and unpredictability, low decision-making latitude</w:t>
      </w:r>
      <w:r w:rsidR="00514A53" w:rsidRPr="007F576F">
        <w:rPr>
          <w:rFonts w:asciiTheme="minorHAnsi" w:hAnsiTheme="minorHAnsi" w:cstheme="minorHAnsi"/>
          <w:bCs/>
          <w:sz w:val="22"/>
          <w:szCs w:val="22"/>
        </w:rPr>
        <w:t>, low</w:t>
      </w:r>
      <w:r w:rsidR="00C03400" w:rsidRPr="007F576F">
        <w:rPr>
          <w:rFonts w:asciiTheme="minorHAnsi" w:hAnsiTheme="minorHAnsi" w:cstheme="minorHAnsi"/>
          <w:bCs/>
          <w:sz w:val="22"/>
          <w:szCs w:val="22"/>
        </w:rPr>
        <w:t xml:space="preserve"> use of skills,</w:t>
      </w:r>
      <w:r w:rsidR="008D31B9" w:rsidRPr="007F576F">
        <w:rPr>
          <w:rFonts w:asciiTheme="minorHAnsi" w:hAnsiTheme="minorHAnsi" w:cstheme="minorHAnsi"/>
          <w:bCs/>
          <w:sz w:val="22"/>
          <w:szCs w:val="22"/>
        </w:rPr>
        <w:t xml:space="preserve"> low emotional support by colleagues,</w:t>
      </w:r>
      <w:r w:rsidR="00C03400" w:rsidRPr="007F576F">
        <w:rPr>
          <w:rFonts w:asciiTheme="minorHAnsi" w:hAnsiTheme="minorHAnsi" w:cstheme="minorHAnsi"/>
          <w:bCs/>
          <w:sz w:val="22"/>
          <w:szCs w:val="22"/>
        </w:rPr>
        <w:t xml:space="preserve"> </w:t>
      </w:r>
      <w:r w:rsidR="00155D2F" w:rsidRPr="007F576F">
        <w:rPr>
          <w:rFonts w:asciiTheme="minorHAnsi" w:hAnsiTheme="minorHAnsi" w:cstheme="minorHAnsi"/>
          <w:bCs/>
          <w:sz w:val="22"/>
          <w:szCs w:val="22"/>
        </w:rPr>
        <w:t xml:space="preserve">sustained </w:t>
      </w:r>
      <w:r w:rsidR="00514A53" w:rsidRPr="007F576F">
        <w:rPr>
          <w:rFonts w:asciiTheme="minorHAnsi" w:hAnsiTheme="minorHAnsi" w:cstheme="minorHAnsi"/>
          <w:bCs/>
          <w:sz w:val="22"/>
          <w:szCs w:val="22"/>
        </w:rPr>
        <w:t xml:space="preserve">workplace </w:t>
      </w:r>
      <w:r w:rsidR="00155D2F" w:rsidRPr="007F576F">
        <w:rPr>
          <w:rFonts w:asciiTheme="minorHAnsi" w:hAnsiTheme="minorHAnsi" w:cstheme="minorHAnsi"/>
          <w:bCs/>
          <w:sz w:val="22"/>
          <w:szCs w:val="22"/>
        </w:rPr>
        <w:t>bullyin</w:t>
      </w:r>
      <w:r w:rsidR="00514A53" w:rsidRPr="007F576F">
        <w:rPr>
          <w:rFonts w:asciiTheme="minorHAnsi" w:hAnsiTheme="minorHAnsi" w:cstheme="minorHAnsi"/>
          <w:bCs/>
          <w:sz w:val="22"/>
          <w:szCs w:val="22"/>
        </w:rPr>
        <w:t xml:space="preserve">g, </w:t>
      </w:r>
      <w:r w:rsidR="00C03400" w:rsidRPr="007F576F">
        <w:rPr>
          <w:rFonts w:asciiTheme="minorHAnsi" w:hAnsiTheme="minorHAnsi" w:cstheme="minorHAnsi"/>
          <w:bCs/>
          <w:sz w:val="22"/>
          <w:szCs w:val="22"/>
        </w:rPr>
        <w:t>burnout</w:t>
      </w:r>
      <w:r w:rsidR="00514A53" w:rsidRPr="007F576F">
        <w:rPr>
          <w:rFonts w:asciiTheme="minorHAnsi" w:hAnsiTheme="minorHAnsi" w:cstheme="minorHAnsi"/>
          <w:bCs/>
          <w:sz w:val="22"/>
          <w:szCs w:val="22"/>
        </w:rPr>
        <w:t>,</w:t>
      </w:r>
      <w:r w:rsidR="00155D2F" w:rsidRPr="007F576F">
        <w:rPr>
          <w:rFonts w:asciiTheme="minorHAnsi" w:hAnsiTheme="minorHAnsi" w:cstheme="minorHAnsi"/>
          <w:bCs/>
          <w:sz w:val="22"/>
          <w:szCs w:val="22"/>
        </w:rPr>
        <w:t xml:space="preserve"> and</w:t>
      </w:r>
      <w:r w:rsidR="00C03400" w:rsidRPr="007F576F">
        <w:rPr>
          <w:rFonts w:asciiTheme="minorHAnsi" w:hAnsiTheme="minorHAnsi" w:cstheme="minorHAnsi"/>
          <w:bCs/>
          <w:sz w:val="22"/>
          <w:szCs w:val="22"/>
        </w:rPr>
        <w:t xml:space="preserve"> absenteeism</w:t>
      </w:r>
      <w:r w:rsidR="00514A53" w:rsidRPr="007F576F">
        <w:rPr>
          <w:rFonts w:asciiTheme="minorHAnsi" w:hAnsiTheme="minorHAnsi" w:cstheme="minorHAnsi"/>
          <w:bCs/>
          <w:sz w:val="22"/>
          <w:szCs w:val="22"/>
        </w:rPr>
        <w:t>)</w:t>
      </w:r>
      <w:r w:rsidR="00C03400" w:rsidRPr="007F576F">
        <w:rPr>
          <w:rFonts w:asciiTheme="minorHAnsi" w:hAnsiTheme="minorHAnsi" w:cstheme="minorHAnsi"/>
          <w:bCs/>
          <w:sz w:val="22"/>
          <w:szCs w:val="22"/>
        </w:rPr>
        <w:t xml:space="preserve">. Known schedule </w:t>
      </w:r>
      <w:r w:rsidR="00514A53" w:rsidRPr="007F576F">
        <w:rPr>
          <w:rFonts w:asciiTheme="minorHAnsi" w:hAnsiTheme="minorHAnsi" w:cstheme="minorHAnsi"/>
          <w:bCs/>
          <w:sz w:val="22"/>
          <w:szCs w:val="22"/>
        </w:rPr>
        <w:t>was</w:t>
      </w:r>
      <w:r w:rsidR="00C03400" w:rsidRPr="007F576F">
        <w:rPr>
          <w:rFonts w:asciiTheme="minorHAnsi" w:hAnsiTheme="minorHAnsi" w:cstheme="minorHAnsi"/>
          <w:bCs/>
          <w:sz w:val="22"/>
          <w:szCs w:val="22"/>
        </w:rPr>
        <w:t xml:space="preserve"> associated with lower rates of </w:t>
      </w:r>
      <w:r w:rsidR="00514A53" w:rsidRPr="007F576F">
        <w:rPr>
          <w:rFonts w:asciiTheme="minorHAnsi" w:hAnsiTheme="minorHAnsi" w:cstheme="minorHAnsi"/>
          <w:bCs/>
          <w:sz w:val="22"/>
          <w:szCs w:val="22"/>
        </w:rPr>
        <w:t xml:space="preserve">a </w:t>
      </w:r>
      <w:r w:rsidR="00C03400" w:rsidRPr="007F576F">
        <w:rPr>
          <w:rFonts w:asciiTheme="minorHAnsi" w:hAnsiTheme="minorHAnsi" w:cstheme="minorHAnsi"/>
          <w:bCs/>
          <w:sz w:val="22"/>
          <w:szCs w:val="22"/>
        </w:rPr>
        <w:t>poor sleep.</w:t>
      </w:r>
    </w:p>
    <w:p w14:paraId="51E7E0EE" w14:textId="3EF89519" w:rsidR="00396011" w:rsidRPr="007F576F" w:rsidRDefault="00396011" w:rsidP="00AF6E4E">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These results were independent of </w:t>
      </w:r>
      <w:r w:rsidR="00514A53" w:rsidRPr="007F576F">
        <w:rPr>
          <w:rFonts w:asciiTheme="minorHAnsi" w:hAnsiTheme="minorHAnsi" w:cstheme="minorHAnsi"/>
          <w:bCs/>
          <w:sz w:val="22"/>
          <w:szCs w:val="22"/>
        </w:rPr>
        <w:t>work experience of ≤ 12 months</w:t>
      </w:r>
      <w:r w:rsidRPr="007F576F">
        <w:rPr>
          <w:rFonts w:asciiTheme="minorHAnsi" w:hAnsiTheme="minorHAnsi" w:cstheme="minorHAnsi"/>
          <w:bCs/>
          <w:sz w:val="22"/>
          <w:szCs w:val="22"/>
        </w:rPr>
        <w:t>, fixed schedule, skill development, professional support by superiors and colleagues</w:t>
      </w:r>
      <w:r w:rsidR="00514A53"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and emotional support by superiors. Collinearity </w:t>
      </w:r>
      <w:r w:rsidR="00514A53" w:rsidRPr="007F576F">
        <w:rPr>
          <w:rFonts w:asciiTheme="minorHAnsi" w:hAnsiTheme="minorHAnsi" w:cstheme="minorHAnsi"/>
          <w:bCs/>
          <w:sz w:val="22"/>
          <w:szCs w:val="22"/>
        </w:rPr>
        <w:t xml:space="preserve">was identified </w:t>
      </w:r>
      <w:r w:rsidRPr="007F576F">
        <w:rPr>
          <w:rFonts w:asciiTheme="minorHAnsi" w:hAnsiTheme="minorHAnsi" w:cstheme="minorHAnsi"/>
          <w:bCs/>
          <w:sz w:val="22"/>
          <w:szCs w:val="22"/>
        </w:rPr>
        <w:t>between professional and emotional support by colleagues was found (</w:t>
      </w:r>
      <w:r w:rsidR="00514A53" w:rsidRPr="007F576F">
        <w:rPr>
          <w:rFonts w:asciiTheme="minorHAnsi" w:hAnsiTheme="minorHAnsi" w:cstheme="minorHAnsi"/>
          <w:bCs/>
          <w:sz w:val="22"/>
          <w:szCs w:val="22"/>
        </w:rPr>
        <w:t xml:space="preserve">variance inflation factor </w:t>
      </w:r>
      <w:r w:rsidRPr="007F576F">
        <w:rPr>
          <w:rFonts w:asciiTheme="minorHAnsi" w:hAnsiTheme="minorHAnsi" w:cstheme="minorHAnsi"/>
          <w:bCs/>
          <w:sz w:val="22"/>
          <w:szCs w:val="22"/>
        </w:rPr>
        <w:t>&gt;</w:t>
      </w:r>
      <w:r w:rsidR="00514A53"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2.5)</w:t>
      </w:r>
      <w:r w:rsidR="00514A53" w:rsidRPr="007F576F">
        <w:rPr>
          <w:rFonts w:asciiTheme="minorHAnsi" w:hAnsiTheme="minorHAnsi" w:cstheme="minorHAnsi"/>
          <w:bCs/>
          <w:sz w:val="22"/>
          <w:szCs w:val="22"/>
        </w:rPr>
        <w:t>; each</w:t>
      </w:r>
      <w:r w:rsidRPr="007F576F">
        <w:rPr>
          <w:rFonts w:asciiTheme="minorHAnsi" w:hAnsiTheme="minorHAnsi" w:cstheme="minorHAnsi"/>
          <w:bCs/>
          <w:sz w:val="22"/>
          <w:szCs w:val="22"/>
        </w:rPr>
        <w:t xml:space="preserve"> </w:t>
      </w:r>
      <w:r w:rsidR="00514A53" w:rsidRPr="007F576F">
        <w:rPr>
          <w:rFonts w:asciiTheme="minorHAnsi" w:hAnsiTheme="minorHAnsi" w:cstheme="minorHAnsi"/>
          <w:bCs/>
          <w:sz w:val="22"/>
          <w:szCs w:val="22"/>
        </w:rPr>
        <w:t>factor</w:t>
      </w:r>
      <w:r w:rsidRPr="007F576F">
        <w:rPr>
          <w:rFonts w:asciiTheme="minorHAnsi" w:hAnsiTheme="minorHAnsi" w:cstheme="minorHAnsi"/>
          <w:bCs/>
          <w:sz w:val="22"/>
          <w:szCs w:val="22"/>
        </w:rPr>
        <w:t xml:space="preserve"> </w:t>
      </w:r>
      <w:r w:rsidR="00514A53" w:rsidRPr="007F576F">
        <w:rPr>
          <w:rFonts w:asciiTheme="minorHAnsi" w:hAnsiTheme="minorHAnsi" w:cstheme="minorHAnsi"/>
          <w:bCs/>
          <w:sz w:val="22"/>
          <w:szCs w:val="22"/>
        </w:rPr>
        <w:t>was</w:t>
      </w:r>
      <w:r w:rsidRPr="007F576F">
        <w:rPr>
          <w:rFonts w:asciiTheme="minorHAnsi" w:hAnsiTheme="minorHAnsi" w:cstheme="minorHAnsi"/>
          <w:bCs/>
          <w:sz w:val="22"/>
          <w:szCs w:val="22"/>
        </w:rPr>
        <w:t xml:space="preserve"> significantly associated with poor sleep after excluding the other </w:t>
      </w:r>
      <w:r w:rsidR="00514A53" w:rsidRPr="007F576F">
        <w:rPr>
          <w:rFonts w:asciiTheme="minorHAnsi" w:hAnsiTheme="minorHAnsi" w:cstheme="minorHAnsi"/>
          <w:bCs/>
          <w:sz w:val="22"/>
          <w:szCs w:val="22"/>
        </w:rPr>
        <w:t xml:space="preserve">factor </w:t>
      </w:r>
      <w:r w:rsidRPr="007F576F">
        <w:rPr>
          <w:rFonts w:asciiTheme="minorHAnsi" w:hAnsiTheme="minorHAnsi" w:cstheme="minorHAnsi"/>
          <w:bCs/>
          <w:sz w:val="22"/>
          <w:szCs w:val="22"/>
        </w:rPr>
        <w:t>from the model.</w:t>
      </w:r>
    </w:p>
    <w:p w14:paraId="28BFCB0F" w14:textId="60DDBC7D" w:rsidR="003C3EDE" w:rsidRPr="007F576F" w:rsidRDefault="003C3EDE" w:rsidP="00541D8E">
      <w:pPr>
        <w:jc w:val="both"/>
        <w:rPr>
          <w:rFonts w:asciiTheme="minorHAnsi" w:hAnsiTheme="minorHAnsi" w:cstheme="minorHAnsi"/>
          <w:bCs/>
          <w:i/>
          <w:iCs/>
          <w:sz w:val="22"/>
          <w:szCs w:val="22"/>
        </w:rPr>
      </w:pPr>
    </w:p>
    <w:p w14:paraId="5A12FB9E" w14:textId="1FDBBB64" w:rsidR="00CF7D46" w:rsidRPr="007F576F" w:rsidRDefault="00CF7D46" w:rsidP="00CF7D46">
      <w:pPr>
        <w:jc w:val="both"/>
        <w:rPr>
          <w:rFonts w:asciiTheme="minorHAnsi" w:hAnsiTheme="minorHAnsi" w:cstheme="minorHAnsi"/>
          <w:bCs/>
          <w:i/>
          <w:iCs/>
          <w:sz w:val="22"/>
          <w:szCs w:val="22"/>
        </w:rPr>
      </w:pPr>
      <w:r w:rsidRPr="007F576F">
        <w:rPr>
          <w:rFonts w:asciiTheme="minorHAnsi" w:hAnsiTheme="minorHAnsi" w:cstheme="minorHAnsi"/>
          <w:bCs/>
          <w:i/>
          <w:iCs/>
          <w:sz w:val="22"/>
          <w:szCs w:val="22"/>
        </w:rPr>
        <w:t xml:space="preserve">Prevalence of sleep </w:t>
      </w:r>
      <w:r w:rsidR="00C05361" w:rsidRPr="007F576F">
        <w:rPr>
          <w:rFonts w:asciiTheme="minorHAnsi" w:hAnsiTheme="minorHAnsi" w:cstheme="minorHAnsi"/>
          <w:bCs/>
          <w:i/>
          <w:iCs/>
          <w:sz w:val="22"/>
          <w:szCs w:val="22"/>
        </w:rPr>
        <w:t>dimension</w:t>
      </w:r>
      <w:r w:rsidR="00514A53" w:rsidRPr="007F576F">
        <w:rPr>
          <w:rFonts w:asciiTheme="minorHAnsi" w:hAnsiTheme="minorHAnsi" w:cstheme="minorHAnsi"/>
          <w:bCs/>
          <w:i/>
          <w:iCs/>
          <w:sz w:val="22"/>
          <w:szCs w:val="22"/>
        </w:rPr>
        <w:t xml:space="preserve"> abnormalities</w:t>
      </w:r>
      <w:r w:rsidR="00C05361" w:rsidRPr="007F576F">
        <w:rPr>
          <w:rFonts w:asciiTheme="minorHAnsi" w:hAnsiTheme="minorHAnsi" w:cstheme="minorHAnsi"/>
          <w:bCs/>
          <w:i/>
          <w:iCs/>
          <w:sz w:val="22"/>
          <w:szCs w:val="22"/>
        </w:rPr>
        <w:t xml:space="preserve"> </w:t>
      </w:r>
      <w:r w:rsidRPr="007F576F">
        <w:rPr>
          <w:rFonts w:asciiTheme="minorHAnsi" w:hAnsiTheme="minorHAnsi" w:cstheme="minorHAnsi"/>
          <w:bCs/>
          <w:i/>
          <w:iCs/>
          <w:sz w:val="22"/>
          <w:szCs w:val="22"/>
        </w:rPr>
        <w:t>and associated factors</w:t>
      </w:r>
    </w:p>
    <w:p w14:paraId="254BB08B" w14:textId="77777777" w:rsidR="00CF7D46" w:rsidRPr="007F576F" w:rsidRDefault="00CF7D46" w:rsidP="00CF7D46">
      <w:pPr>
        <w:jc w:val="both"/>
        <w:rPr>
          <w:rFonts w:asciiTheme="minorHAnsi" w:hAnsiTheme="minorHAnsi" w:cstheme="minorHAnsi"/>
          <w:bCs/>
          <w:sz w:val="22"/>
          <w:szCs w:val="22"/>
        </w:rPr>
      </w:pPr>
    </w:p>
    <w:p w14:paraId="63C09DA9" w14:textId="048DF8D7" w:rsidR="00CF7D46" w:rsidRPr="007F576F" w:rsidRDefault="00CF7D46" w:rsidP="00CF7D46">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The most </w:t>
      </w:r>
      <w:r w:rsidR="00514A53" w:rsidRPr="007F576F">
        <w:rPr>
          <w:rFonts w:asciiTheme="minorHAnsi" w:hAnsiTheme="minorHAnsi" w:cstheme="minorHAnsi"/>
          <w:bCs/>
          <w:sz w:val="22"/>
          <w:szCs w:val="22"/>
        </w:rPr>
        <w:t>common</w:t>
      </w:r>
      <w:r w:rsidRPr="007F576F">
        <w:rPr>
          <w:rFonts w:asciiTheme="minorHAnsi" w:hAnsiTheme="minorHAnsi" w:cstheme="minorHAnsi"/>
          <w:bCs/>
          <w:sz w:val="22"/>
          <w:szCs w:val="22"/>
        </w:rPr>
        <w:t xml:space="preserve"> sleep dimension</w:t>
      </w:r>
      <w:r w:rsidR="00514A53" w:rsidRPr="007F576F">
        <w:rPr>
          <w:rFonts w:asciiTheme="minorHAnsi" w:hAnsiTheme="minorHAnsi" w:cstheme="minorHAnsi"/>
          <w:bCs/>
          <w:sz w:val="22"/>
          <w:szCs w:val="22"/>
        </w:rPr>
        <w:t xml:space="preserve"> abnormality</w:t>
      </w:r>
      <w:r w:rsidRPr="007F576F">
        <w:rPr>
          <w:rFonts w:asciiTheme="minorHAnsi" w:hAnsiTheme="minorHAnsi" w:cstheme="minorHAnsi"/>
          <w:bCs/>
          <w:sz w:val="22"/>
          <w:szCs w:val="22"/>
        </w:rPr>
        <w:t xml:space="preserve"> was poor sleep satisfaction (</w:t>
      </w:r>
      <w:r w:rsidR="00514A53" w:rsidRPr="007F576F">
        <w:rPr>
          <w:rFonts w:asciiTheme="minorHAnsi" w:hAnsiTheme="minorHAnsi" w:cstheme="minorHAnsi"/>
          <w:bCs/>
          <w:sz w:val="22"/>
          <w:szCs w:val="22"/>
        </w:rPr>
        <w:t xml:space="preserve">n = </w:t>
      </w:r>
      <w:r w:rsidRPr="007F576F">
        <w:rPr>
          <w:rFonts w:asciiTheme="minorHAnsi" w:hAnsiTheme="minorHAnsi" w:cstheme="minorHAnsi"/>
          <w:bCs/>
          <w:sz w:val="22"/>
          <w:szCs w:val="22"/>
        </w:rPr>
        <w:t>4437</w:t>
      </w:r>
      <w:r w:rsidR="00514A53"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44.0%)</w:t>
      </w:r>
      <w:r w:rsidR="00514A53"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followed by </w:t>
      </w:r>
      <w:r w:rsidR="00514A53" w:rsidRPr="007F576F">
        <w:rPr>
          <w:rFonts w:asciiTheme="minorHAnsi" w:hAnsiTheme="minorHAnsi" w:cstheme="minorHAnsi"/>
          <w:bCs/>
          <w:sz w:val="22"/>
          <w:szCs w:val="22"/>
        </w:rPr>
        <w:t xml:space="preserve">short sleep duration (n = </w:t>
      </w:r>
      <w:r w:rsidRPr="007F576F">
        <w:rPr>
          <w:rFonts w:asciiTheme="minorHAnsi" w:hAnsiTheme="minorHAnsi" w:cstheme="minorHAnsi"/>
          <w:bCs/>
          <w:sz w:val="22"/>
          <w:szCs w:val="22"/>
        </w:rPr>
        <w:t>3940</w:t>
      </w:r>
      <w:r w:rsidR="00514A53"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39.1%)</w:t>
      </w:r>
      <w:r w:rsidR="00514A53" w:rsidRPr="007F576F">
        <w:rPr>
          <w:rFonts w:asciiTheme="minorHAnsi" w:hAnsiTheme="minorHAnsi" w:cstheme="minorHAnsi"/>
          <w:bCs/>
          <w:sz w:val="22"/>
          <w:szCs w:val="22"/>
        </w:rPr>
        <w:t xml:space="preserve">, sleep disturbances (n = </w:t>
      </w:r>
      <w:r w:rsidRPr="007F576F">
        <w:rPr>
          <w:rFonts w:asciiTheme="minorHAnsi" w:hAnsiTheme="minorHAnsi" w:cstheme="minorHAnsi"/>
          <w:bCs/>
          <w:sz w:val="22"/>
          <w:szCs w:val="22"/>
        </w:rPr>
        <w:t>3729</w:t>
      </w:r>
      <w:r w:rsidR="00514A53"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37.0%</w:t>
      </w:r>
      <w:r w:rsidR="00514A53" w:rsidRPr="007F576F">
        <w:rPr>
          <w:rFonts w:asciiTheme="minorHAnsi" w:hAnsiTheme="minorHAnsi" w:cstheme="minorHAnsi"/>
          <w:bCs/>
          <w:sz w:val="22"/>
          <w:szCs w:val="22"/>
        </w:rPr>
        <w:t>), prolonged sleep latency (n =</w:t>
      </w:r>
      <w:r w:rsidRPr="007F576F">
        <w:rPr>
          <w:rFonts w:asciiTheme="minorHAnsi" w:hAnsiTheme="minorHAnsi" w:cstheme="minorHAnsi"/>
          <w:bCs/>
          <w:sz w:val="22"/>
          <w:szCs w:val="22"/>
        </w:rPr>
        <w:t xml:space="preserve"> 3410</w:t>
      </w:r>
      <w:r w:rsidR="00514A53"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 xml:space="preserve">33.8%), </w:t>
      </w:r>
      <w:r w:rsidR="00514A53" w:rsidRPr="007F576F">
        <w:rPr>
          <w:rFonts w:asciiTheme="minorHAnsi" w:hAnsiTheme="minorHAnsi" w:cstheme="minorHAnsi"/>
          <w:bCs/>
          <w:sz w:val="22"/>
          <w:szCs w:val="22"/>
        </w:rPr>
        <w:t xml:space="preserve">daytime dysfunction (n = </w:t>
      </w:r>
      <w:r w:rsidRPr="007F576F">
        <w:rPr>
          <w:rFonts w:asciiTheme="minorHAnsi" w:hAnsiTheme="minorHAnsi" w:cstheme="minorHAnsi"/>
          <w:bCs/>
          <w:sz w:val="22"/>
          <w:szCs w:val="22"/>
        </w:rPr>
        <w:t>2678</w:t>
      </w:r>
      <w:r w:rsidR="00514A53"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26.5%</w:t>
      </w:r>
      <w:r w:rsidR="00514A53" w:rsidRPr="007F576F">
        <w:rPr>
          <w:rFonts w:asciiTheme="minorHAnsi" w:hAnsiTheme="minorHAnsi" w:cstheme="minorHAnsi"/>
          <w:bCs/>
          <w:sz w:val="22"/>
          <w:szCs w:val="22"/>
        </w:rPr>
        <w:t>)</w:t>
      </w:r>
      <w:r w:rsidRPr="007F576F">
        <w:rPr>
          <w:rFonts w:asciiTheme="minorHAnsi" w:hAnsiTheme="minorHAnsi" w:cstheme="minorHAnsi"/>
          <w:bCs/>
          <w:sz w:val="22"/>
          <w:szCs w:val="22"/>
        </w:rPr>
        <w:t>,</w:t>
      </w:r>
      <w:r w:rsidR="00514A53" w:rsidRPr="007F576F">
        <w:rPr>
          <w:rFonts w:asciiTheme="minorHAnsi" w:hAnsiTheme="minorHAnsi" w:cstheme="minorHAnsi"/>
          <w:bCs/>
          <w:sz w:val="22"/>
          <w:szCs w:val="22"/>
        </w:rPr>
        <w:t xml:space="preserve"> poor sleep efficiency (n =</w:t>
      </w:r>
      <w:r w:rsidRPr="007F576F">
        <w:rPr>
          <w:rFonts w:asciiTheme="minorHAnsi" w:hAnsiTheme="minorHAnsi" w:cstheme="minorHAnsi"/>
          <w:bCs/>
          <w:sz w:val="22"/>
          <w:szCs w:val="22"/>
        </w:rPr>
        <w:t xml:space="preserve"> 1948</w:t>
      </w:r>
      <w:r w:rsidR="00514A53"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 xml:space="preserve">19.3%) and </w:t>
      </w:r>
      <w:r w:rsidR="00514A53" w:rsidRPr="007F576F">
        <w:rPr>
          <w:rFonts w:asciiTheme="minorHAnsi" w:hAnsiTheme="minorHAnsi" w:cstheme="minorHAnsi"/>
          <w:bCs/>
          <w:sz w:val="22"/>
          <w:szCs w:val="22"/>
        </w:rPr>
        <w:t xml:space="preserve">use of sleep medication (n = </w:t>
      </w:r>
      <w:r w:rsidRPr="007F576F">
        <w:rPr>
          <w:rFonts w:asciiTheme="minorHAnsi" w:hAnsiTheme="minorHAnsi" w:cstheme="minorHAnsi"/>
          <w:bCs/>
          <w:sz w:val="22"/>
          <w:szCs w:val="22"/>
        </w:rPr>
        <w:t>1191</w:t>
      </w:r>
      <w:r w:rsidR="00514A53" w:rsidRPr="007F576F">
        <w:rPr>
          <w:rFonts w:asciiTheme="minorHAnsi" w:hAnsiTheme="minorHAnsi" w:cstheme="minorHAnsi"/>
          <w:bCs/>
          <w:sz w:val="22"/>
          <w:szCs w:val="22"/>
        </w:rPr>
        <w:t xml:space="preserve">; </w:t>
      </w:r>
      <w:r w:rsidRPr="007F576F">
        <w:rPr>
          <w:rFonts w:asciiTheme="minorHAnsi" w:hAnsiTheme="minorHAnsi" w:cstheme="minorHAnsi"/>
          <w:bCs/>
          <w:sz w:val="22"/>
          <w:szCs w:val="22"/>
        </w:rPr>
        <w:t>11.8%). These seven dimensions showed high consistency in the associations with individual and professional factors (</w:t>
      </w:r>
      <w:r w:rsidRPr="007F576F">
        <w:rPr>
          <w:rFonts w:asciiTheme="minorHAnsi" w:hAnsiTheme="minorHAnsi" w:cstheme="minorHAnsi"/>
          <w:bCs/>
          <w:color w:val="0070C0"/>
          <w:sz w:val="22"/>
          <w:szCs w:val="22"/>
        </w:rPr>
        <w:t>Figure 2</w:t>
      </w:r>
      <w:r w:rsidRPr="007F576F">
        <w:rPr>
          <w:rFonts w:asciiTheme="minorHAnsi" w:hAnsiTheme="minorHAnsi" w:cstheme="minorHAnsi"/>
          <w:bCs/>
          <w:sz w:val="22"/>
          <w:szCs w:val="22"/>
        </w:rPr>
        <w:t xml:space="preserve">), except for </w:t>
      </w:r>
      <w:r w:rsidR="00514A53" w:rsidRPr="007F576F">
        <w:rPr>
          <w:rFonts w:asciiTheme="minorHAnsi" w:hAnsiTheme="minorHAnsi" w:cstheme="minorHAnsi"/>
          <w:bCs/>
          <w:sz w:val="22"/>
          <w:szCs w:val="22"/>
        </w:rPr>
        <w:t>use of sleep medication</w:t>
      </w:r>
      <w:r w:rsidRPr="007F576F">
        <w:rPr>
          <w:rFonts w:asciiTheme="minorHAnsi" w:hAnsiTheme="minorHAnsi" w:cstheme="minorHAnsi"/>
          <w:bCs/>
          <w:sz w:val="22"/>
          <w:szCs w:val="22"/>
        </w:rPr>
        <w:t xml:space="preserve"> and daytime dysfunction. </w:t>
      </w:r>
      <w:r w:rsidR="00514A53" w:rsidRPr="007F576F">
        <w:rPr>
          <w:rFonts w:asciiTheme="minorHAnsi" w:hAnsiTheme="minorHAnsi" w:cstheme="minorHAnsi"/>
          <w:bCs/>
          <w:sz w:val="22"/>
          <w:szCs w:val="22"/>
        </w:rPr>
        <w:t>By c</w:t>
      </w:r>
      <w:r w:rsidRPr="007F576F">
        <w:rPr>
          <w:rFonts w:asciiTheme="minorHAnsi" w:hAnsiTheme="minorHAnsi" w:cstheme="minorHAnsi"/>
          <w:bCs/>
          <w:sz w:val="22"/>
          <w:szCs w:val="22"/>
        </w:rPr>
        <w:t>ontra</w:t>
      </w:r>
      <w:r w:rsidR="00514A53" w:rsidRPr="007F576F">
        <w:rPr>
          <w:rFonts w:asciiTheme="minorHAnsi" w:hAnsiTheme="minorHAnsi" w:cstheme="minorHAnsi"/>
          <w:bCs/>
          <w:sz w:val="22"/>
          <w:szCs w:val="22"/>
        </w:rPr>
        <w:t>st</w:t>
      </w:r>
      <w:r w:rsidRPr="007F576F">
        <w:rPr>
          <w:rFonts w:asciiTheme="minorHAnsi" w:hAnsiTheme="minorHAnsi" w:cstheme="minorHAnsi"/>
          <w:bCs/>
          <w:sz w:val="22"/>
          <w:szCs w:val="22"/>
        </w:rPr>
        <w:t xml:space="preserve"> to other sleep dimensions, daytime dysfunction was more </w:t>
      </w:r>
      <w:r w:rsidR="00514A53" w:rsidRPr="007F576F">
        <w:rPr>
          <w:rFonts w:asciiTheme="minorHAnsi" w:hAnsiTheme="minorHAnsi" w:cstheme="minorHAnsi"/>
          <w:bCs/>
          <w:sz w:val="22"/>
          <w:szCs w:val="22"/>
        </w:rPr>
        <w:t>common</w:t>
      </w:r>
      <w:r w:rsidRPr="007F576F">
        <w:rPr>
          <w:rFonts w:asciiTheme="minorHAnsi" w:hAnsiTheme="minorHAnsi" w:cstheme="minorHAnsi"/>
          <w:bCs/>
          <w:sz w:val="22"/>
          <w:szCs w:val="22"/>
        </w:rPr>
        <w:t xml:space="preserve"> in younger</w:t>
      </w:r>
      <w:r w:rsidR="00514A53" w:rsidRPr="007F576F">
        <w:rPr>
          <w:rFonts w:asciiTheme="minorHAnsi" w:hAnsiTheme="minorHAnsi" w:cstheme="minorHAnsi"/>
          <w:bCs/>
          <w:sz w:val="22"/>
          <w:szCs w:val="22"/>
        </w:rPr>
        <w:t xml:space="preserve"> than older</w:t>
      </w:r>
      <w:r w:rsidRPr="007F576F">
        <w:rPr>
          <w:rFonts w:asciiTheme="minorHAnsi" w:hAnsiTheme="minorHAnsi" w:cstheme="minorHAnsi"/>
          <w:bCs/>
          <w:sz w:val="22"/>
          <w:szCs w:val="22"/>
        </w:rPr>
        <w:t xml:space="preserve"> workers. </w:t>
      </w:r>
      <w:r w:rsidR="00514A53" w:rsidRPr="007F576F">
        <w:rPr>
          <w:rFonts w:asciiTheme="minorHAnsi" w:hAnsiTheme="minorHAnsi" w:cstheme="minorHAnsi"/>
          <w:bCs/>
          <w:sz w:val="22"/>
          <w:szCs w:val="22"/>
        </w:rPr>
        <w:t>Work as a n</w:t>
      </w:r>
      <w:r w:rsidRPr="007F576F">
        <w:rPr>
          <w:rFonts w:asciiTheme="minorHAnsi" w:hAnsiTheme="minorHAnsi" w:cstheme="minorHAnsi"/>
          <w:bCs/>
          <w:sz w:val="22"/>
          <w:szCs w:val="22"/>
        </w:rPr>
        <w:t>urse, health executive</w:t>
      </w:r>
      <w:r w:rsidR="00514A53" w:rsidRPr="007F576F">
        <w:rPr>
          <w:rFonts w:asciiTheme="minorHAnsi" w:hAnsiTheme="minorHAnsi" w:cstheme="minorHAnsi"/>
          <w:bCs/>
          <w:sz w:val="22"/>
          <w:szCs w:val="22"/>
        </w:rPr>
        <w:t xml:space="preserve">, or </w:t>
      </w:r>
      <w:r w:rsidRPr="007F576F">
        <w:rPr>
          <w:rFonts w:asciiTheme="minorHAnsi" w:hAnsiTheme="minorHAnsi" w:cstheme="minorHAnsi"/>
          <w:bCs/>
          <w:sz w:val="22"/>
          <w:szCs w:val="22"/>
        </w:rPr>
        <w:t>nurs</w:t>
      </w:r>
      <w:r w:rsidR="00514A53" w:rsidRPr="007F576F">
        <w:rPr>
          <w:rFonts w:asciiTheme="minorHAnsi" w:hAnsiTheme="minorHAnsi" w:cstheme="minorHAnsi"/>
          <w:bCs/>
          <w:sz w:val="22"/>
          <w:szCs w:val="22"/>
        </w:rPr>
        <w:t>ing</w:t>
      </w:r>
      <w:r w:rsidRPr="007F576F">
        <w:rPr>
          <w:rFonts w:asciiTheme="minorHAnsi" w:hAnsiTheme="minorHAnsi" w:cstheme="minorHAnsi"/>
          <w:bCs/>
          <w:sz w:val="22"/>
          <w:szCs w:val="22"/>
        </w:rPr>
        <w:t xml:space="preserve"> assistant </w:t>
      </w:r>
      <w:r w:rsidR="00514A53" w:rsidRPr="007F576F">
        <w:rPr>
          <w:rFonts w:asciiTheme="minorHAnsi" w:hAnsiTheme="minorHAnsi" w:cstheme="minorHAnsi"/>
          <w:bCs/>
          <w:sz w:val="22"/>
          <w:szCs w:val="22"/>
        </w:rPr>
        <w:t>was</w:t>
      </w:r>
      <w:r w:rsidRPr="007F576F">
        <w:rPr>
          <w:rFonts w:asciiTheme="minorHAnsi" w:hAnsiTheme="minorHAnsi" w:cstheme="minorHAnsi"/>
          <w:bCs/>
          <w:sz w:val="22"/>
          <w:szCs w:val="22"/>
        </w:rPr>
        <w:t xml:space="preserve"> not associated with </w:t>
      </w:r>
      <w:r w:rsidR="00514A53" w:rsidRPr="007F576F">
        <w:rPr>
          <w:rFonts w:asciiTheme="minorHAnsi" w:hAnsiTheme="minorHAnsi" w:cstheme="minorHAnsi"/>
          <w:bCs/>
          <w:sz w:val="22"/>
          <w:szCs w:val="22"/>
        </w:rPr>
        <w:t>increased</w:t>
      </w:r>
      <w:r w:rsidRPr="007F576F">
        <w:rPr>
          <w:rFonts w:asciiTheme="minorHAnsi" w:hAnsiTheme="minorHAnsi" w:cstheme="minorHAnsi"/>
          <w:bCs/>
          <w:sz w:val="22"/>
          <w:szCs w:val="22"/>
        </w:rPr>
        <w:t xml:space="preserve"> daytime dysfunction</w:t>
      </w:r>
      <w:r w:rsidR="00514A53"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No profession was associated with </w:t>
      </w:r>
      <w:r w:rsidR="00514A53" w:rsidRPr="007F576F">
        <w:rPr>
          <w:rFonts w:asciiTheme="minorHAnsi" w:hAnsiTheme="minorHAnsi" w:cstheme="minorHAnsi"/>
          <w:bCs/>
          <w:sz w:val="22"/>
          <w:szCs w:val="22"/>
        </w:rPr>
        <w:t>increased use of</w:t>
      </w:r>
      <w:r w:rsidRPr="007F576F">
        <w:rPr>
          <w:rFonts w:asciiTheme="minorHAnsi" w:hAnsiTheme="minorHAnsi" w:cstheme="minorHAnsi"/>
          <w:bCs/>
          <w:sz w:val="22"/>
          <w:szCs w:val="22"/>
        </w:rPr>
        <w:t xml:space="preserve"> sleep medication</w:t>
      </w:r>
      <w:r w:rsidR="00514A53" w:rsidRPr="007F576F">
        <w:rPr>
          <w:rFonts w:asciiTheme="minorHAnsi" w:hAnsiTheme="minorHAnsi" w:cstheme="minorHAnsi"/>
          <w:bCs/>
          <w:sz w:val="22"/>
          <w:szCs w:val="22"/>
        </w:rPr>
        <w:t xml:space="preserve">. </w:t>
      </w:r>
      <w:r w:rsidR="00514A53" w:rsidRPr="007F576F">
        <w:rPr>
          <w:rFonts w:asciiTheme="minorHAnsi" w:hAnsiTheme="minorHAnsi" w:cstheme="minorHAnsi"/>
          <w:bCs/>
          <w:sz w:val="22"/>
          <w:szCs w:val="22"/>
        </w:rPr>
        <w:lastRenderedPageBreak/>
        <w:t>Nursing</w:t>
      </w:r>
      <w:r w:rsidRPr="007F576F">
        <w:rPr>
          <w:rFonts w:asciiTheme="minorHAnsi" w:hAnsiTheme="minorHAnsi" w:cstheme="minorHAnsi"/>
          <w:bCs/>
          <w:sz w:val="22"/>
          <w:szCs w:val="22"/>
        </w:rPr>
        <w:t xml:space="preserve"> assistants </w:t>
      </w:r>
      <w:r w:rsidR="00514A53" w:rsidRPr="007F576F">
        <w:rPr>
          <w:rFonts w:asciiTheme="minorHAnsi" w:hAnsiTheme="minorHAnsi" w:cstheme="minorHAnsi"/>
          <w:bCs/>
          <w:sz w:val="22"/>
          <w:szCs w:val="22"/>
        </w:rPr>
        <w:t>had a lower rate of sleep medication use than physicians, who were used as reference because they had a lower rate of poor sleep.</w:t>
      </w:r>
    </w:p>
    <w:p w14:paraId="5F1A5B6A" w14:textId="77777777" w:rsidR="00CF7D46" w:rsidRPr="007F576F" w:rsidRDefault="00CF7D46" w:rsidP="003C3EDE">
      <w:pPr>
        <w:jc w:val="both"/>
        <w:rPr>
          <w:rFonts w:asciiTheme="minorHAnsi" w:hAnsiTheme="minorHAnsi" w:cstheme="minorHAnsi"/>
          <w:b/>
          <w:sz w:val="22"/>
          <w:szCs w:val="22"/>
        </w:rPr>
      </w:pPr>
    </w:p>
    <w:p w14:paraId="248F9678" w14:textId="5CDE4F09" w:rsidR="003C3EDE" w:rsidRPr="007F576F" w:rsidRDefault="003C3EDE" w:rsidP="003C3EDE">
      <w:pPr>
        <w:jc w:val="both"/>
        <w:rPr>
          <w:rFonts w:asciiTheme="minorHAnsi" w:hAnsiTheme="minorHAnsi" w:cstheme="minorHAnsi"/>
          <w:bCs/>
          <w:i/>
          <w:iCs/>
          <w:sz w:val="22"/>
          <w:szCs w:val="22"/>
        </w:rPr>
      </w:pPr>
      <w:r w:rsidRPr="007F576F">
        <w:rPr>
          <w:rFonts w:asciiTheme="minorHAnsi" w:hAnsiTheme="minorHAnsi" w:cstheme="minorHAnsi"/>
          <w:bCs/>
          <w:i/>
          <w:iCs/>
          <w:sz w:val="22"/>
          <w:szCs w:val="22"/>
        </w:rPr>
        <w:t xml:space="preserve">Associations </w:t>
      </w:r>
      <w:r w:rsidR="00514A53" w:rsidRPr="007F576F">
        <w:rPr>
          <w:rFonts w:asciiTheme="minorHAnsi" w:hAnsiTheme="minorHAnsi" w:cstheme="minorHAnsi"/>
          <w:bCs/>
          <w:i/>
          <w:iCs/>
          <w:sz w:val="22"/>
          <w:szCs w:val="22"/>
        </w:rPr>
        <w:t>of</w:t>
      </w:r>
      <w:r w:rsidRPr="007F576F">
        <w:rPr>
          <w:rFonts w:asciiTheme="minorHAnsi" w:hAnsiTheme="minorHAnsi" w:cstheme="minorHAnsi"/>
          <w:bCs/>
          <w:i/>
          <w:iCs/>
          <w:sz w:val="22"/>
          <w:szCs w:val="22"/>
        </w:rPr>
        <w:t xml:space="preserve"> individual </w:t>
      </w:r>
      <w:r w:rsidR="00FC211D" w:rsidRPr="007F576F">
        <w:rPr>
          <w:rFonts w:asciiTheme="minorHAnsi" w:hAnsiTheme="minorHAnsi" w:cstheme="minorHAnsi"/>
          <w:bCs/>
          <w:i/>
          <w:iCs/>
          <w:sz w:val="22"/>
          <w:szCs w:val="22"/>
        </w:rPr>
        <w:t xml:space="preserve">and professional </w:t>
      </w:r>
      <w:r w:rsidRPr="007F576F">
        <w:rPr>
          <w:rFonts w:asciiTheme="minorHAnsi" w:hAnsiTheme="minorHAnsi" w:cstheme="minorHAnsi"/>
          <w:bCs/>
          <w:i/>
          <w:iCs/>
          <w:sz w:val="22"/>
          <w:szCs w:val="22"/>
        </w:rPr>
        <w:t xml:space="preserve">factors </w:t>
      </w:r>
      <w:r w:rsidR="00514A53" w:rsidRPr="007F576F">
        <w:rPr>
          <w:rFonts w:asciiTheme="minorHAnsi" w:hAnsiTheme="minorHAnsi" w:cstheme="minorHAnsi"/>
          <w:bCs/>
          <w:i/>
          <w:iCs/>
          <w:sz w:val="22"/>
          <w:szCs w:val="22"/>
        </w:rPr>
        <w:t>with</w:t>
      </w:r>
      <w:r w:rsidRPr="007F576F">
        <w:rPr>
          <w:rFonts w:asciiTheme="minorHAnsi" w:hAnsiTheme="minorHAnsi" w:cstheme="minorHAnsi"/>
          <w:bCs/>
          <w:i/>
          <w:iCs/>
          <w:sz w:val="22"/>
          <w:szCs w:val="22"/>
        </w:rPr>
        <w:t xml:space="preserve"> </w:t>
      </w:r>
      <w:r w:rsidR="00B55FB8" w:rsidRPr="007F576F">
        <w:rPr>
          <w:rFonts w:asciiTheme="minorHAnsi" w:hAnsiTheme="minorHAnsi" w:cstheme="minorHAnsi"/>
          <w:bCs/>
          <w:i/>
          <w:iCs/>
          <w:sz w:val="22"/>
          <w:szCs w:val="22"/>
        </w:rPr>
        <w:t xml:space="preserve">poor </w:t>
      </w:r>
      <w:proofErr w:type="gramStart"/>
      <w:r w:rsidRPr="007F576F">
        <w:rPr>
          <w:rFonts w:asciiTheme="minorHAnsi" w:hAnsiTheme="minorHAnsi" w:cstheme="minorHAnsi"/>
          <w:bCs/>
          <w:i/>
          <w:iCs/>
          <w:sz w:val="22"/>
          <w:szCs w:val="22"/>
        </w:rPr>
        <w:t>sleep in</w:t>
      </w:r>
      <w:proofErr w:type="gramEnd"/>
      <w:r w:rsidRPr="007F576F">
        <w:rPr>
          <w:rFonts w:asciiTheme="minorHAnsi" w:hAnsiTheme="minorHAnsi" w:cstheme="minorHAnsi"/>
          <w:bCs/>
          <w:i/>
          <w:iCs/>
          <w:sz w:val="22"/>
          <w:szCs w:val="22"/>
        </w:rPr>
        <w:t xml:space="preserve"> different </w:t>
      </w:r>
      <w:r w:rsidR="00156008" w:rsidRPr="007F576F">
        <w:rPr>
          <w:rFonts w:asciiTheme="minorHAnsi" w:hAnsiTheme="minorHAnsi" w:cstheme="minorHAnsi"/>
          <w:bCs/>
          <w:i/>
          <w:iCs/>
          <w:sz w:val="22"/>
          <w:szCs w:val="22"/>
        </w:rPr>
        <w:t>healthcare workers</w:t>
      </w:r>
      <w:r w:rsidRPr="007F576F">
        <w:rPr>
          <w:rFonts w:asciiTheme="minorHAnsi" w:hAnsiTheme="minorHAnsi" w:cstheme="minorHAnsi"/>
          <w:bCs/>
          <w:i/>
          <w:iCs/>
          <w:sz w:val="22"/>
          <w:szCs w:val="22"/>
        </w:rPr>
        <w:t xml:space="preserve"> </w:t>
      </w:r>
      <w:r w:rsidR="00514A53" w:rsidRPr="007F576F">
        <w:rPr>
          <w:rFonts w:asciiTheme="minorHAnsi" w:hAnsiTheme="minorHAnsi" w:cstheme="minorHAnsi"/>
          <w:bCs/>
          <w:i/>
          <w:iCs/>
          <w:sz w:val="22"/>
          <w:szCs w:val="22"/>
        </w:rPr>
        <w:t>professions</w:t>
      </w:r>
      <w:r w:rsidRPr="007F576F">
        <w:rPr>
          <w:rFonts w:asciiTheme="minorHAnsi" w:hAnsiTheme="minorHAnsi" w:cstheme="minorHAnsi"/>
          <w:bCs/>
          <w:i/>
          <w:iCs/>
          <w:sz w:val="22"/>
          <w:szCs w:val="22"/>
        </w:rPr>
        <w:t xml:space="preserve"> </w:t>
      </w:r>
    </w:p>
    <w:p w14:paraId="1F399FBE" w14:textId="00B1F4F9" w:rsidR="00AF6E4E" w:rsidRPr="007F576F" w:rsidRDefault="00AF6E4E" w:rsidP="003C3EDE">
      <w:pPr>
        <w:jc w:val="both"/>
        <w:rPr>
          <w:rFonts w:asciiTheme="minorHAnsi" w:hAnsiTheme="minorHAnsi" w:cstheme="minorHAnsi"/>
          <w:bCs/>
          <w:i/>
          <w:iCs/>
          <w:sz w:val="22"/>
          <w:szCs w:val="22"/>
        </w:rPr>
      </w:pPr>
    </w:p>
    <w:p w14:paraId="1C315649" w14:textId="043364FD" w:rsidR="00CB7C8F" w:rsidRPr="007F576F" w:rsidRDefault="00514A53" w:rsidP="00CB7C8F">
      <w:pPr>
        <w:jc w:val="both"/>
        <w:rPr>
          <w:rFonts w:asciiTheme="minorHAnsi" w:hAnsiTheme="minorHAnsi" w:cstheme="minorHAnsi"/>
          <w:bCs/>
          <w:sz w:val="22"/>
          <w:szCs w:val="22"/>
        </w:rPr>
      </w:pPr>
      <w:r w:rsidRPr="007F576F">
        <w:rPr>
          <w:rFonts w:asciiTheme="minorHAnsi" w:hAnsiTheme="minorHAnsi" w:cstheme="minorHAnsi"/>
          <w:bCs/>
          <w:sz w:val="22"/>
          <w:szCs w:val="22"/>
        </w:rPr>
        <w:t>F</w:t>
      </w:r>
      <w:r w:rsidR="00396011" w:rsidRPr="007F576F">
        <w:rPr>
          <w:rFonts w:asciiTheme="minorHAnsi" w:hAnsiTheme="minorHAnsi" w:cstheme="minorHAnsi"/>
          <w:bCs/>
          <w:sz w:val="22"/>
          <w:szCs w:val="22"/>
        </w:rPr>
        <w:t xml:space="preserve">actors associated with poor </w:t>
      </w:r>
      <w:proofErr w:type="gramStart"/>
      <w:r w:rsidR="00396011" w:rsidRPr="007F576F">
        <w:rPr>
          <w:rFonts w:asciiTheme="minorHAnsi" w:hAnsiTheme="minorHAnsi" w:cstheme="minorHAnsi"/>
          <w:bCs/>
          <w:sz w:val="22"/>
          <w:szCs w:val="22"/>
        </w:rPr>
        <w:t>sleep in</w:t>
      </w:r>
      <w:proofErr w:type="gramEnd"/>
      <w:r w:rsidR="00396011" w:rsidRPr="007F576F">
        <w:rPr>
          <w:rFonts w:asciiTheme="minorHAnsi" w:hAnsiTheme="minorHAnsi" w:cstheme="minorHAnsi"/>
          <w:bCs/>
          <w:sz w:val="22"/>
          <w:szCs w:val="22"/>
        </w:rPr>
        <w:t xml:space="preserve"> professions with sample sizes &gt;</w:t>
      </w:r>
      <w:r w:rsidRPr="007F576F">
        <w:rPr>
          <w:rFonts w:asciiTheme="minorHAnsi" w:hAnsiTheme="minorHAnsi" w:cstheme="minorHAnsi"/>
          <w:bCs/>
          <w:sz w:val="22"/>
          <w:szCs w:val="22"/>
        </w:rPr>
        <w:t xml:space="preserve"> </w:t>
      </w:r>
      <w:r w:rsidR="000C6E04" w:rsidRPr="007F576F">
        <w:rPr>
          <w:rFonts w:asciiTheme="minorHAnsi" w:hAnsiTheme="minorHAnsi" w:cstheme="minorHAnsi"/>
          <w:bCs/>
          <w:sz w:val="22"/>
          <w:szCs w:val="22"/>
        </w:rPr>
        <w:t>8</w:t>
      </w:r>
      <w:r w:rsidR="00396011" w:rsidRPr="007F576F">
        <w:rPr>
          <w:rFonts w:asciiTheme="minorHAnsi" w:hAnsiTheme="minorHAnsi" w:cstheme="minorHAnsi"/>
          <w:bCs/>
          <w:sz w:val="22"/>
          <w:szCs w:val="22"/>
        </w:rPr>
        <w:t xml:space="preserve">00 (i.e. nurses, physicians, </w:t>
      </w:r>
      <w:r w:rsidR="00CB7C8F" w:rsidRPr="007F576F">
        <w:rPr>
          <w:rFonts w:asciiTheme="minorHAnsi" w:hAnsiTheme="minorHAnsi" w:cstheme="minorHAnsi"/>
          <w:bCs/>
          <w:sz w:val="22"/>
          <w:szCs w:val="22"/>
        </w:rPr>
        <w:t xml:space="preserve">health executives and </w:t>
      </w:r>
      <w:r w:rsidRPr="007F576F">
        <w:rPr>
          <w:rFonts w:asciiTheme="minorHAnsi" w:hAnsiTheme="minorHAnsi" w:cstheme="minorHAnsi"/>
          <w:bCs/>
          <w:sz w:val="22"/>
          <w:szCs w:val="22"/>
        </w:rPr>
        <w:t>nursing</w:t>
      </w:r>
      <w:r w:rsidR="00396011" w:rsidRPr="007F576F">
        <w:rPr>
          <w:rFonts w:asciiTheme="minorHAnsi" w:hAnsiTheme="minorHAnsi" w:cstheme="minorHAnsi"/>
          <w:bCs/>
          <w:sz w:val="22"/>
          <w:szCs w:val="22"/>
        </w:rPr>
        <w:t xml:space="preserve"> assistants) are presented in </w:t>
      </w:r>
      <w:r w:rsidR="00AF6E4E" w:rsidRPr="007F576F">
        <w:rPr>
          <w:rFonts w:asciiTheme="minorHAnsi" w:hAnsiTheme="minorHAnsi" w:cstheme="minorHAnsi"/>
          <w:bCs/>
          <w:color w:val="0070C0"/>
          <w:sz w:val="22"/>
          <w:szCs w:val="22"/>
        </w:rPr>
        <w:t xml:space="preserve">Figure </w:t>
      </w:r>
      <w:r w:rsidR="00CF7D46" w:rsidRPr="007F576F">
        <w:rPr>
          <w:rFonts w:asciiTheme="minorHAnsi" w:hAnsiTheme="minorHAnsi" w:cstheme="minorHAnsi"/>
          <w:bCs/>
          <w:color w:val="0070C0"/>
          <w:sz w:val="22"/>
          <w:szCs w:val="22"/>
        </w:rPr>
        <w:t>3</w:t>
      </w:r>
      <w:r w:rsidR="00AF6E4E" w:rsidRPr="007F576F">
        <w:rPr>
          <w:rFonts w:asciiTheme="minorHAnsi" w:hAnsiTheme="minorHAnsi" w:cstheme="minorHAnsi"/>
          <w:bCs/>
          <w:sz w:val="22"/>
          <w:szCs w:val="22"/>
        </w:rPr>
        <w:t xml:space="preserve">. </w:t>
      </w:r>
      <w:r w:rsidR="00CB7C8F" w:rsidRPr="007F576F">
        <w:rPr>
          <w:rFonts w:asciiTheme="minorHAnsi" w:hAnsiTheme="minorHAnsi" w:cstheme="minorHAnsi"/>
          <w:bCs/>
          <w:sz w:val="22"/>
          <w:szCs w:val="22"/>
        </w:rPr>
        <w:t xml:space="preserve">Data for physicians </w:t>
      </w:r>
      <w:r w:rsidRPr="007F576F">
        <w:rPr>
          <w:rFonts w:asciiTheme="minorHAnsi" w:hAnsiTheme="minorHAnsi" w:cstheme="minorHAnsi"/>
          <w:bCs/>
          <w:sz w:val="22"/>
          <w:szCs w:val="22"/>
        </w:rPr>
        <w:t>are</w:t>
      </w:r>
      <w:r w:rsidR="00CB7C8F" w:rsidRPr="007F576F">
        <w:rPr>
          <w:rFonts w:asciiTheme="minorHAnsi" w:hAnsiTheme="minorHAnsi" w:cstheme="minorHAnsi"/>
          <w:bCs/>
          <w:sz w:val="22"/>
          <w:szCs w:val="22"/>
        </w:rPr>
        <w:t xml:space="preserve"> presented in</w:t>
      </w:r>
      <w:r w:rsidRPr="007F576F">
        <w:rPr>
          <w:rFonts w:asciiTheme="minorHAnsi" w:hAnsiTheme="minorHAnsi" w:cstheme="minorHAnsi"/>
          <w:bCs/>
          <w:sz w:val="22"/>
          <w:szCs w:val="22"/>
        </w:rPr>
        <w:t xml:space="preserve"> </w:t>
      </w:r>
      <w:r w:rsidR="00CB7C8F" w:rsidRPr="007F576F">
        <w:rPr>
          <w:rFonts w:asciiTheme="minorHAnsi" w:hAnsiTheme="minorHAnsi" w:cstheme="minorHAnsi"/>
          <w:bCs/>
          <w:color w:val="0070C0"/>
          <w:sz w:val="22"/>
          <w:szCs w:val="22"/>
        </w:rPr>
        <w:t>Supplementary Figure 1</w:t>
      </w:r>
      <w:r w:rsidR="00CB7C8F" w:rsidRPr="007F576F">
        <w:rPr>
          <w:rFonts w:asciiTheme="minorHAnsi" w:hAnsiTheme="minorHAnsi" w:cstheme="minorHAnsi"/>
          <w:bCs/>
          <w:sz w:val="22"/>
          <w:szCs w:val="22"/>
        </w:rPr>
        <w:t>.</w:t>
      </w:r>
    </w:p>
    <w:p w14:paraId="35B5A1FC" w14:textId="2BC800A4" w:rsidR="00CB7C8F" w:rsidRPr="007F576F" w:rsidRDefault="00CB7C8F" w:rsidP="00AF6E4E">
      <w:pPr>
        <w:jc w:val="both"/>
        <w:rPr>
          <w:rFonts w:asciiTheme="minorHAnsi" w:hAnsiTheme="minorHAnsi" w:cstheme="minorHAnsi"/>
          <w:bCs/>
          <w:sz w:val="22"/>
          <w:szCs w:val="22"/>
        </w:rPr>
      </w:pPr>
    </w:p>
    <w:p w14:paraId="0E1DB2A3" w14:textId="23CC6534" w:rsidR="00396011" w:rsidRPr="007F576F" w:rsidRDefault="00DC2990" w:rsidP="00AF6E4E">
      <w:pPr>
        <w:jc w:val="both"/>
        <w:rPr>
          <w:rFonts w:asciiTheme="minorHAnsi" w:hAnsiTheme="minorHAnsi" w:cstheme="minorHAnsi"/>
          <w:bCs/>
          <w:sz w:val="22"/>
          <w:szCs w:val="22"/>
        </w:rPr>
      </w:pPr>
      <w:r w:rsidRPr="007F576F">
        <w:rPr>
          <w:rFonts w:asciiTheme="minorHAnsi" w:hAnsiTheme="minorHAnsi" w:cstheme="minorHAnsi"/>
          <w:bCs/>
          <w:sz w:val="22"/>
          <w:szCs w:val="22"/>
        </w:rPr>
        <w:t>In nurse</w:t>
      </w:r>
      <w:r w:rsidR="00CB7C8F" w:rsidRPr="007F576F">
        <w:rPr>
          <w:rFonts w:asciiTheme="minorHAnsi" w:hAnsiTheme="minorHAnsi" w:cstheme="minorHAnsi"/>
          <w:bCs/>
          <w:sz w:val="22"/>
          <w:szCs w:val="22"/>
        </w:rPr>
        <w:t>s</w:t>
      </w:r>
      <w:r w:rsidRPr="007F576F">
        <w:rPr>
          <w:rFonts w:asciiTheme="minorHAnsi" w:hAnsiTheme="minorHAnsi" w:cstheme="minorHAnsi"/>
          <w:bCs/>
          <w:sz w:val="22"/>
          <w:szCs w:val="22"/>
        </w:rPr>
        <w:t xml:space="preserve">, poor sleep was associated with </w:t>
      </w:r>
      <w:r w:rsidR="00396011" w:rsidRPr="007F576F">
        <w:rPr>
          <w:rFonts w:asciiTheme="minorHAnsi" w:hAnsiTheme="minorHAnsi" w:cstheme="minorHAnsi"/>
          <w:bCs/>
          <w:sz w:val="22"/>
          <w:szCs w:val="22"/>
        </w:rPr>
        <w:t xml:space="preserve">(individual non-modifiable factors) a history of recurrent major depression, (individual modifiable factors) overweight/obesity, </w:t>
      </w:r>
      <w:r w:rsidR="00232669" w:rsidRPr="007F576F">
        <w:rPr>
          <w:rFonts w:asciiTheme="minorHAnsi" w:hAnsiTheme="minorHAnsi" w:cstheme="minorHAnsi"/>
          <w:bCs/>
          <w:sz w:val="22"/>
          <w:szCs w:val="22"/>
        </w:rPr>
        <w:t>hard smoking</w:t>
      </w:r>
      <w:r w:rsidR="00396011" w:rsidRPr="007F576F">
        <w:rPr>
          <w:rFonts w:asciiTheme="minorHAnsi" w:hAnsiTheme="minorHAnsi" w:cstheme="minorHAnsi"/>
          <w:bCs/>
          <w:sz w:val="22"/>
          <w:szCs w:val="22"/>
        </w:rPr>
        <w:t xml:space="preserve">, </w:t>
      </w:r>
      <w:r w:rsidR="001C4908" w:rsidRPr="007F576F">
        <w:rPr>
          <w:rFonts w:asciiTheme="minorHAnsi" w:hAnsiTheme="minorHAnsi" w:cstheme="minorHAnsi"/>
          <w:bCs/>
          <w:sz w:val="22"/>
          <w:szCs w:val="22"/>
        </w:rPr>
        <w:t xml:space="preserve">and </w:t>
      </w:r>
      <w:r w:rsidR="00396011" w:rsidRPr="007F576F">
        <w:rPr>
          <w:rFonts w:asciiTheme="minorHAnsi" w:hAnsiTheme="minorHAnsi" w:cstheme="minorHAnsi"/>
          <w:bCs/>
          <w:sz w:val="22"/>
          <w:szCs w:val="22"/>
        </w:rPr>
        <w:t xml:space="preserve">high coffee intake, (professional modifiable factors) </w:t>
      </w:r>
      <w:proofErr w:type="spellStart"/>
      <w:r w:rsidR="00E3026D" w:rsidRPr="007F576F">
        <w:rPr>
          <w:rFonts w:asciiTheme="minorHAnsi" w:hAnsiTheme="minorHAnsi" w:cstheme="minorHAnsi"/>
          <w:bCs/>
          <w:sz w:val="22"/>
          <w:szCs w:val="22"/>
        </w:rPr>
        <w:t>night</w:t>
      </w:r>
      <w:r w:rsidR="001C4908" w:rsidRPr="007F576F">
        <w:rPr>
          <w:rFonts w:asciiTheme="minorHAnsi" w:hAnsiTheme="minorHAnsi" w:cstheme="minorHAnsi"/>
          <w:bCs/>
          <w:sz w:val="22"/>
          <w:szCs w:val="22"/>
        </w:rPr>
        <w:t>time</w:t>
      </w:r>
      <w:proofErr w:type="spellEnd"/>
      <w:r w:rsidR="001C4908" w:rsidRPr="007F576F">
        <w:rPr>
          <w:rFonts w:asciiTheme="minorHAnsi" w:hAnsiTheme="minorHAnsi" w:cstheme="minorHAnsi"/>
          <w:bCs/>
          <w:sz w:val="22"/>
          <w:szCs w:val="22"/>
        </w:rPr>
        <w:t xml:space="preserve"> work, </w:t>
      </w:r>
      <w:r w:rsidR="002D5A5E" w:rsidRPr="007F576F">
        <w:rPr>
          <w:rFonts w:asciiTheme="minorHAnsi" w:hAnsiTheme="minorHAnsi" w:cstheme="minorHAnsi"/>
          <w:bCs/>
          <w:sz w:val="22"/>
          <w:szCs w:val="22"/>
        </w:rPr>
        <w:t xml:space="preserve">high </w:t>
      </w:r>
      <w:r w:rsidRPr="007F576F">
        <w:rPr>
          <w:rFonts w:asciiTheme="minorHAnsi" w:hAnsiTheme="minorHAnsi" w:cstheme="minorHAnsi"/>
          <w:bCs/>
          <w:sz w:val="22"/>
          <w:szCs w:val="22"/>
        </w:rPr>
        <w:t xml:space="preserve">complexity and intensity, </w:t>
      </w:r>
      <w:r w:rsidR="002D5A5E" w:rsidRPr="007F576F">
        <w:rPr>
          <w:rFonts w:asciiTheme="minorHAnsi" w:hAnsiTheme="minorHAnsi" w:cstheme="minorHAnsi"/>
          <w:bCs/>
          <w:sz w:val="22"/>
          <w:szCs w:val="22"/>
        </w:rPr>
        <w:t xml:space="preserve">high </w:t>
      </w:r>
      <w:r w:rsidRPr="007F576F">
        <w:rPr>
          <w:rFonts w:asciiTheme="minorHAnsi" w:hAnsiTheme="minorHAnsi" w:cstheme="minorHAnsi"/>
          <w:bCs/>
          <w:sz w:val="22"/>
          <w:szCs w:val="22"/>
        </w:rPr>
        <w:t>fragmentation and unpredictability,</w:t>
      </w:r>
      <w:r w:rsidR="002D5A5E" w:rsidRPr="007F576F">
        <w:rPr>
          <w:rFonts w:asciiTheme="minorHAnsi" w:hAnsiTheme="minorHAnsi" w:cstheme="minorHAnsi"/>
          <w:bCs/>
          <w:sz w:val="22"/>
          <w:szCs w:val="22"/>
        </w:rPr>
        <w:t xml:space="preserve"> low decision-making latitude,</w:t>
      </w:r>
      <w:r w:rsidRPr="007F576F">
        <w:rPr>
          <w:rFonts w:asciiTheme="minorHAnsi" w:hAnsiTheme="minorHAnsi" w:cstheme="minorHAnsi"/>
          <w:bCs/>
          <w:sz w:val="22"/>
          <w:szCs w:val="22"/>
        </w:rPr>
        <w:t xml:space="preserve"> burnout</w:t>
      </w:r>
      <w:r w:rsidR="001C4908" w:rsidRPr="007F576F">
        <w:rPr>
          <w:rFonts w:asciiTheme="minorHAnsi" w:hAnsiTheme="minorHAnsi" w:cstheme="minorHAnsi"/>
          <w:bCs/>
          <w:sz w:val="22"/>
          <w:szCs w:val="22"/>
        </w:rPr>
        <w:t>,</w:t>
      </w:r>
      <w:r w:rsidRPr="007F576F">
        <w:rPr>
          <w:rFonts w:asciiTheme="minorHAnsi" w:hAnsiTheme="minorHAnsi" w:cstheme="minorHAnsi"/>
          <w:bCs/>
          <w:sz w:val="22"/>
          <w:szCs w:val="22"/>
        </w:rPr>
        <w:t xml:space="preserve"> and absenteeism</w:t>
      </w:r>
      <w:r w:rsidR="002D5A5E" w:rsidRPr="007F576F">
        <w:rPr>
          <w:rFonts w:asciiTheme="minorHAnsi" w:hAnsiTheme="minorHAnsi" w:cstheme="minorHAnsi"/>
          <w:bCs/>
          <w:sz w:val="22"/>
          <w:szCs w:val="22"/>
        </w:rPr>
        <w:t xml:space="preserve">. </w:t>
      </w:r>
    </w:p>
    <w:p w14:paraId="3E5B2B8F" w14:textId="48974DCF" w:rsidR="00CB7C8F" w:rsidRPr="007F576F" w:rsidRDefault="00CB7C8F" w:rsidP="00AF6E4E">
      <w:pPr>
        <w:jc w:val="both"/>
        <w:rPr>
          <w:rFonts w:asciiTheme="minorHAnsi" w:hAnsiTheme="minorHAnsi" w:cstheme="minorHAnsi"/>
          <w:bCs/>
          <w:sz w:val="22"/>
          <w:szCs w:val="22"/>
        </w:rPr>
      </w:pPr>
      <w:r w:rsidRPr="007F576F">
        <w:rPr>
          <w:rFonts w:asciiTheme="minorHAnsi" w:hAnsiTheme="minorHAnsi" w:cstheme="minorHAnsi"/>
          <w:bCs/>
          <w:sz w:val="22"/>
          <w:szCs w:val="22"/>
        </w:rPr>
        <w:t xml:space="preserve">In physicians, </w:t>
      </w:r>
      <w:r w:rsidR="00E3026D" w:rsidRPr="007F576F">
        <w:rPr>
          <w:rFonts w:asciiTheme="minorHAnsi" w:hAnsiTheme="minorHAnsi" w:cstheme="minorHAnsi"/>
          <w:bCs/>
          <w:sz w:val="22"/>
          <w:szCs w:val="22"/>
        </w:rPr>
        <w:t>poor sleep was associated with</w:t>
      </w:r>
      <w:r w:rsidR="00B75AA3" w:rsidRPr="007F576F">
        <w:rPr>
          <w:rFonts w:asciiTheme="minorHAnsi" w:hAnsiTheme="minorHAnsi" w:cstheme="minorHAnsi"/>
          <w:bCs/>
          <w:sz w:val="22"/>
          <w:szCs w:val="22"/>
        </w:rPr>
        <w:t xml:space="preserve"> (individual non-modifiable factor) old age, history of recurrent major depression</w:t>
      </w:r>
      <w:r w:rsidR="001C4908" w:rsidRPr="007F576F">
        <w:rPr>
          <w:rFonts w:asciiTheme="minorHAnsi" w:hAnsiTheme="minorHAnsi" w:cstheme="minorHAnsi"/>
          <w:bCs/>
          <w:sz w:val="22"/>
          <w:szCs w:val="22"/>
        </w:rPr>
        <w:t>,</w:t>
      </w:r>
      <w:r w:rsidR="008D31B9" w:rsidRPr="007F576F">
        <w:rPr>
          <w:rFonts w:asciiTheme="minorHAnsi" w:hAnsiTheme="minorHAnsi" w:cstheme="minorHAnsi"/>
          <w:bCs/>
          <w:sz w:val="22"/>
          <w:szCs w:val="22"/>
        </w:rPr>
        <w:t xml:space="preserve"> </w:t>
      </w:r>
      <w:r w:rsidR="001C4908" w:rsidRPr="007F576F">
        <w:rPr>
          <w:rFonts w:asciiTheme="minorHAnsi" w:hAnsiTheme="minorHAnsi" w:cstheme="minorHAnsi"/>
          <w:bCs/>
          <w:sz w:val="22"/>
          <w:szCs w:val="22"/>
        </w:rPr>
        <w:t>and</w:t>
      </w:r>
      <w:r w:rsidR="008D31B9" w:rsidRPr="007F576F">
        <w:rPr>
          <w:rFonts w:asciiTheme="minorHAnsi" w:hAnsiTheme="minorHAnsi" w:cstheme="minorHAnsi"/>
          <w:bCs/>
          <w:sz w:val="22"/>
          <w:szCs w:val="22"/>
        </w:rPr>
        <w:t xml:space="preserve"> chronic illness</w:t>
      </w:r>
      <w:r w:rsidR="00B75AA3" w:rsidRPr="007F576F">
        <w:rPr>
          <w:rFonts w:asciiTheme="minorHAnsi" w:hAnsiTheme="minorHAnsi" w:cstheme="minorHAnsi"/>
          <w:bCs/>
          <w:sz w:val="22"/>
          <w:szCs w:val="22"/>
        </w:rPr>
        <w:t>, (individual modifiable factor) overweight/obesity, hazardous drinking</w:t>
      </w:r>
      <w:r w:rsidR="001C4908" w:rsidRPr="007F576F">
        <w:rPr>
          <w:rFonts w:asciiTheme="minorHAnsi" w:hAnsiTheme="minorHAnsi" w:cstheme="minorHAnsi"/>
          <w:bCs/>
          <w:sz w:val="22"/>
          <w:szCs w:val="22"/>
        </w:rPr>
        <w:t>,</w:t>
      </w:r>
      <w:r w:rsidR="00B75AA3" w:rsidRPr="007F576F">
        <w:rPr>
          <w:rFonts w:asciiTheme="minorHAnsi" w:hAnsiTheme="minorHAnsi" w:cstheme="minorHAnsi"/>
          <w:bCs/>
          <w:sz w:val="22"/>
          <w:szCs w:val="22"/>
        </w:rPr>
        <w:t xml:space="preserve"> and high coffee intake, (professional modifiable factors) </w:t>
      </w:r>
      <w:r w:rsidR="001C4908" w:rsidRPr="007F576F">
        <w:rPr>
          <w:rFonts w:asciiTheme="minorHAnsi" w:hAnsiTheme="minorHAnsi" w:cstheme="minorHAnsi"/>
          <w:bCs/>
          <w:sz w:val="22"/>
          <w:szCs w:val="22"/>
        </w:rPr>
        <w:t xml:space="preserve">work with high </w:t>
      </w:r>
      <w:r w:rsidR="00E3026D" w:rsidRPr="007F576F">
        <w:rPr>
          <w:rFonts w:asciiTheme="minorHAnsi" w:hAnsiTheme="minorHAnsi" w:cstheme="minorHAnsi"/>
          <w:bCs/>
          <w:sz w:val="22"/>
          <w:szCs w:val="22"/>
        </w:rPr>
        <w:t xml:space="preserve">speed and quantity, </w:t>
      </w:r>
      <w:r w:rsidR="00155D2F" w:rsidRPr="007F576F">
        <w:rPr>
          <w:rFonts w:asciiTheme="minorHAnsi" w:hAnsiTheme="minorHAnsi" w:cstheme="minorHAnsi"/>
          <w:bCs/>
          <w:sz w:val="22"/>
          <w:szCs w:val="22"/>
        </w:rPr>
        <w:t xml:space="preserve">sustained </w:t>
      </w:r>
      <w:r w:rsidR="001C4908" w:rsidRPr="007F576F">
        <w:rPr>
          <w:rFonts w:asciiTheme="minorHAnsi" w:hAnsiTheme="minorHAnsi" w:cstheme="minorHAnsi"/>
          <w:bCs/>
          <w:sz w:val="22"/>
          <w:szCs w:val="22"/>
        </w:rPr>
        <w:t xml:space="preserve">workplace </w:t>
      </w:r>
      <w:r w:rsidR="00155D2F" w:rsidRPr="007F576F">
        <w:rPr>
          <w:rFonts w:asciiTheme="minorHAnsi" w:hAnsiTheme="minorHAnsi" w:cstheme="minorHAnsi"/>
          <w:bCs/>
          <w:sz w:val="22"/>
          <w:szCs w:val="22"/>
        </w:rPr>
        <w:t xml:space="preserve">bullying, </w:t>
      </w:r>
      <w:r w:rsidR="00E3026D" w:rsidRPr="007F576F">
        <w:rPr>
          <w:rFonts w:asciiTheme="minorHAnsi" w:hAnsiTheme="minorHAnsi" w:cstheme="minorHAnsi"/>
          <w:bCs/>
          <w:sz w:val="22"/>
          <w:szCs w:val="22"/>
        </w:rPr>
        <w:t>burnout</w:t>
      </w:r>
      <w:r w:rsidR="001C4908" w:rsidRPr="007F576F">
        <w:rPr>
          <w:rFonts w:asciiTheme="minorHAnsi" w:hAnsiTheme="minorHAnsi" w:cstheme="minorHAnsi"/>
          <w:bCs/>
          <w:sz w:val="22"/>
          <w:szCs w:val="22"/>
        </w:rPr>
        <w:t>,</w:t>
      </w:r>
      <w:r w:rsidR="00155D2F" w:rsidRPr="007F576F">
        <w:rPr>
          <w:rFonts w:asciiTheme="minorHAnsi" w:hAnsiTheme="minorHAnsi" w:cstheme="minorHAnsi"/>
          <w:bCs/>
          <w:sz w:val="22"/>
          <w:szCs w:val="22"/>
        </w:rPr>
        <w:t xml:space="preserve"> and</w:t>
      </w:r>
      <w:r w:rsidR="00E3026D" w:rsidRPr="007F576F">
        <w:rPr>
          <w:rFonts w:asciiTheme="minorHAnsi" w:hAnsiTheme="minorHAnsi" w:cstheme="minorHAnsi"/>
          <w:bCs/>
          <w:sz w:val="22"/>
          <w:szCs w:val="22"/>
        </w:rPr>
        <w:t xml:space="preserve"> absenteeism</w:t>
      </w:r>
      <w:r w:rsidR="00B75AA3" w:rsidRPr="007F576F">
        <w:rPr>
          <w:rFonts w:asciiTheme="minorHAnsi" w:hAnsiTheme="minorHAnsi" w:cstheme="minorHAnsi"/>
          <w:bCs/>
          <w:sz w:val="22"/>
          <w:szCs w:val="22"/>
        </w:rPr>
        <w:t>.</w:t>
      </w:r>
      <w:r w:rsidR="008D31B9" w:rsidRPr="007F576F">
        <w:rPr>
          <w:rFonts w:asciiTheme="minorHAnsi" w:hAnsiTheme="minorHAnsi" w:cstheme="minorHAnsi"/>
          <w:bCs/>
          <w:sz w:val="22"/>
          <w:szCs w:val="22"/>
        </w:rPr>
        <w:t xml:space="preserve"> </w:t>
      </w:r>
      <w:proofErr w:type="spellStart"/>
      <w:r w:rsidR="008D31B9" w:rsidRPr="007F576F">
        <w:rPr>
          <w:rFonts w:asciiTheme="minorHAnsi" w:hAnsiTheme="minorHAnsi" w:cstheme="minorHAnsi"/>
          <w:bCs/>
          <w:sz w:val="22"/>
          <w:szCs w:val="22"/>
        </w:rPr>
        <w:t>Night</w:t>
      </w:r>
      <w:r w:rsidR="001C4908" w:rsidRPr="007F576F">
        <w:rPr>
          <w:rFonts w:asciiTheme="minorHAnsi" w:hAnsiTheme="minorHAnsi" w:cstheme="minorHAnsi"/>
          <w:bCs/>
          <w:sz w:val="22"/>
          <w:szCs w:val="22"/>
        </w:rPr>
        <w:t>time</w:t>
      </w:r>
      <w:proofErr w:type="spellEnd"/>
      <w:r w:rsidR="001C4908" w:rsidRPr="007F576F">
        <w:rPr>
          <w:rFonts w:asciiTheme="minorHAnsi" w:hAnsiTheme="minorHAnsi" w:cstheme="minorHAnsi"/>
          <w:bCs/>
          <w:sz w:val="22"/>
          <w:szCs w:val="22"/>
        </w:rPr>
        <w:t xml:space="preserve"> work</w:t>
      </w:r>
      <w:r w:rsidR="008D31B9" w:rsidRPr="007F576F">
        <w:rPr>
          <w:rFonts w:asciiTheme="minorHAnsi" w:hAnsiTheme="minorHAnsi" w:cstheme="minorHAnsi"/>
          <w:bCs/>
          <w:sz w:val="22"/>
          <w:szCs w:val="22"/>
        </w:rPr>
        <w:t xml:space="preserve"> </w:t>
      </w:r>
      <w:r w:rsidR="001C4908" w:rsidRPr="007F576F">
        <w:rPr>
          <w:rFonts w:asciiTheme="minorHAnsi" w:hAnsiTheme="minorHAnsi" w:cstheme="minorHAnsi"/>
          <w:bCs/>
          <w:sz w:val="22"/>
          <w:szCs w:val="22"/>
        </w:rPr>
        <w:t>was</w:t>
      </w:r>
      <w:r w:rsidR="008D31B9" w:rsidRPr="007F576F">
        <w:rPr>
          <w:rFonts w:asciiTheme="minorHAnsi" w:hAnsiTheme="minorHAnsi" w:cstheme="minorHAnsi"/>
          <w:bCs/>
          <w:sz w:val="22"/>
          <w:szCs w:val="22"/>
        </w:rPr>
        <w:t xml:space="preserve"> associated with </w:t>
      </w:r>
      <w:r w:rsidR="001C4908" w:rsidRPr="007F576F">
        <w:rPr>
          <w:rFonts w:asciiTheme="minorHAnsi" w:hAnsiTheme="minorHAnsi" w:cstheme="minorHAnsi"/>
          <w:bCs/>
          <w:sz w:val="22"/>
          <w:szCs w:val="22"/>
        </w:rPr>
        <w:t xml:space="preserve">a </w:t>
      </w:r>
      <w:r w:rsidR="008D31B9" w:rsidRPr="007F576F">
        <w:rPr>
          <w:rFonts w:asciiTheme="minorHAnsi" w:hAnsiTheme="minorHAnsi" w:cstheme="minorHAnsi"/>
          <w:bCs/>
          <w:sz w:val="22"/>
          <w:szCs w:val="22"/>
        </w:rPr>
        <w:t>lower rate</w:t>
      </w:r>
      <w:r w:rsidR="001C4908" w:rsidRPr="007F576F">
        <w:rPr>
          <w:rFonts w:asciiTheme="minorHAnsi" w:hAnsiTheme="minorHAnsi" w:cstheme="minorHAnsi"/>
          <w:bCs/>
          <w:sz w:val="22"/>
          <w:szCs w:val="22"/>
        </w:rPr>
        <w:t xml:space="preserve"> </w:t>
      </w:r>
      <w:r w:rsidR="008D31B9" w:rsidRPr="007F576F">
        <w:rPr>
          <w:rFonts w:asciiTheme="minorHAnsi" w:hAnsiTheme="minorHAnsi" w:cstheme="minorHAnsi"/>
          <w:bCs/>
          <w:sz w:val="22"/>
          <w:szCs w:val="22"/>
        </w:rPr>
        <w:t xml:space="preserve">of poor </w:t>
      </w:r>
      <w:proofErr w:type="gramStart"/>
      <w:r w:rsidR="008D31B9" w:rsidRPr="007F576F">
        <w:rPr>
          <w:rFonts w:asciiTheme="minorHAnsi" w:hAnsiTheme="minorHAnsi" w:cstheme="minorHAnsi"/>
          <w:bCs/>
          <w:sz w:val="22"/>
          <w:szCs w:val="22"/>
        </w:rPr>
        <w:t>sleep</w:t>
      </w:r>
      <w:r w:rsidR="001C4908" w:rsidRPr="007F576F">
        <w:rPr>
          <w:rFonts w:asciiTheme="minorHAnsi" w:hAnsiTheme="minorHAnsi" w:cstheme="minorHAnsi"/>
          <w:bCs/>
          <w:sz w:val="22"/>
          <w:szCs w:val="22"/>
        </w:rPr>
        <w:t xml:space="preserve"> in</w:t>
      </w:r>
      <w:proofErr w:type="gramEnd"/>
      <w:r w:rsidR="001C4908" w:rsidRPr="007F576F">
        <w:rPr>
          <w:rFonts w:asciiTheme="minorHAnsi" w:hAnsiTheme="minorHAnsi" w:cstheme="minorHAnsi"/>
          <w:bCs/>
          <w:sz w:val="22"/>
          <w:szCs w:val="22"/>
        </w:rPr>
        <w:t xml:space="preserve"> physicians</w:t>
      </w:r>
      <w:r w:rsidR="008D31B9" w:rsidRPr="007F576F">
        <w:rPr>
          <w:rFonts w:asciiTheme="minorHAnsi" w:hAnsiTheme="minorHAnsi" w:cstheme="minorHAnsi"/>
          <w:bCs/>
          <w:sz w:val="22"/>
          <w:szCs w:val="22"/>
        </w:rPr>
        <w:t>.</w:t>
      </w:r>
    </w:p>
    <w:p w14:paraId="00CBD565" w14:textId="69223B91" w:rsidR="00CB7C8F" w:rsidRPr="007F576F" w:rsidRDefault="00AF6E4E" w:rsidP="00AF6E4E">
      <w:pPr>
        <w:jc w:val="both"/>
        <w:rPr>
          <w:rFonts w:asciiTheme="minorHAnsi" w:hAnsiTheme="minorHAnsi" w:cstheme="minorHAnsi"/>
          <w:bCs/>
          <w:sz w:val="22"/>
          <w:szCs w:val="22"/>
        </w:rPr>
      </w:pPr>
      <w:r w:rsidRPr="007F576F">
        <w:rPr>
          <w:rFonts w:asciiTheme="minorHAnsi" w:hAnsiTheme="minorHAnsi" w:cstheme="minorHAnsi"/>
          <w:bCs/>
          <w:sz w:val="22"/>
          <w:szCs w:val="22"/>
        </w:rPr>
        <w:t>In health executive</w:t>
      </w:r>
      <w:r w:rsidR="00CB7C8F" w:rsidRPr="007F576F">
        <w:rPr>
          <w:rFonts w:asciiTheme="minorHAnsi" w:hAnsiTheme="minorHAnsi" w:cstheme="minorHAnsi"/>
          <w:bCs/>
          <w:sz w:val="22"/>
          <w:szCs w:val="22"/>
        </w:rPr>
        <w:t>s</w:t>
      </w:r>
      <w:r w:rsidR="002D5A5E" w:rsidRPr="007F576F">
        <w:rPr>
          <w:rFonts w:asciiTheme="minorHAnsi" w:hAnsiTheme="minorHAnsi" w:cstheme="minorHAnsi"/>
          <w:bCs/>
          <w:sz w:val="22"/>
          <w:szCs w:val="22"/>
        </w:rPr>
        <w:t xml:space="preserve">, poor sleep </w:t>
      </w:r>
      <w:r w:rsidR="001C4908" w:rsidRPr="007F576F">
        <w:rPr>
          <w:rFonts w:asciiTheme="minorHAnsi" w:hAnsiTheme="minorHAnsi" w:cstheme="minorHAnsi"/>
          <w:bCs/>
          <w:sz w:val="22"/>
          <w:szCs w:val="22"/>
        </w:rPr>
        <w:t>was associated with</w:t>
      </w:r>
      <w:r w:rsidR="00CB7C8F" w:rsidRPr="007F576F">
        <w:rPr>
          <w:rFonts w:asciiTheme="minorHAnsi" w:hAnsiTheme="minorHAnsi" w:cstheme="minorHAnsi"/>
          <w:bCs/>
          <w:sz w:val="22"/>
          <w:szCs w:val="22"/>
        </w:rPr>
        <w:t xml:space="preserve"> (individual non-modifiable factor) </w:t>
      </w:r>
      <w:r w:rsidR="001C4908" w:rsidRPr="007F576F">
        <w:rPr>
          <w:rFonts w:asciiTheme="minorHAnsi" w:hAnsiTheme="minorHAnsi" w:cstheme="minorHAnsi"/>
          <w:bCs/>
          <w:sz w:val="22"/>
          <w:szCs w:val="22"/>
        </w:rPr>
        <w:t>a</w:t>
      </w:r>
      <w:r w:rsidR="00CB7C8F" w:rsidRPr="007F576F">
        <w:rPr>
          <w:rFonts w:asciiTheme="minorHAnsi" w:hAnsiTheme="minorHAnsi" w:cstheme="minorHAnsi"/>
          <w:bCs/>
          <w:sz w:val="22"/>
          <w:szCs w:val="22"/>
        </w:rPr>
        <w:t xml:space="preserve"> history of recurrent major depression, (individual modifiable factor), hazardous drinking</w:t>
      </w:r>
      <w:r w:rsidR="001C4908" w:rsidRPr="007F576F">
        <w:rPr>
          <w:rFonts w:asciiTheme="minorHAnsi" w:hAnsiTheme="minorHAnsi" w:cstheme="minorHAnsi"/>
          <w:bCs/>
          <w:sz w:val="22"/>
          <w:szCs w:val="22"/>
        </w:rPr>
        <w:t>,</w:t>
      </w:r>
      <w:r w:rsidR="008D31B9" w:rsidRPr="007F576F">
        <w:rPr>
          <w:rFonts w:asciiTheme="minorHAnsi" w:hAnsiTheme="minorHAnsi" w:cstheme="minorHAnsi"/>
          <w:bCs/>
          <w:sz w:val="22"/>
          <w:szCs w:val="22"/>
        </w:rPr>
        <w:t xml:space="preserve"> and low physical activity</w:t>
      </w:r>
      <w:r w:rsidR="00CB7C8F" w:rsidRPr="007F576F">
        <w:rPr>
          <w:rFonts w:asciiTheme="minorHAnsi" w:hAnsiTheme="minorHAnsi" w:cstheme="minorHAnsi"/>
          <w:bCs/>
          <w:sz w:val="22"/>
          <w:szCs w:val="22"/>
        </w:rPr>
        <w:t>, (professional modifiable factors)</w:t>
      </w:r>
      <w:r w:rsidR="00F756C5" w:rsidRPr="007F576F">
        <w:rPr>
          <w:rFonts w:asciiTheme="minorHAnsi" w:hAnsiTheme="minorHAnsi" w:cstheme="minorHAnsi"/>
          <w:bCs/>
          <w:sz w:val="22"/>
          <w:szCs w:val="22"/>
        </w:rPr>
        <w:t xml:space="preserve"> </w:t>
      </w:r>
      <w:r w:rsidR="00CB7C8F" w:rsidRPr="007F576F">
        <w:rPr>
          <w:rFonts w:asciiTheme="minorHAnsi" w:hAnsiTheme="minorHAnsi" w:cstheme="minorHAnsi"/>
          <w:bCs/>
          <w:sz w:val="22"/>
          <w:szCs w:val="22"/>
        </w:rPr>
        <w:t xml:space="preserve">work with </w:t>
      </w:r>
      <w:r w:rsidR="002D5A5E" w:rsidRPr="007F576F">
        <w:rPr>
          <w:rFonts w:asciiTheme="minorHAnsi" w:hAnsiTheme="minorHAnsi" w:cstheme="minorHAnsi"/>
          <w:bCs/>
          <w:sz w:val="22"/>
          <w:szCs w:val="22"/>
        </w:rPr>
        <w:t xml:space="preserve">high speed and quantity, low decision-making latitude, </w:t>
      </w:r>
      <w:r w:rsidR="00155D2F" w:rsidRPr="007F576F">
        <w:rPr>
          <w:rFonts w:asciiTheme="minorHAnsi" w:hAnsiTheme="minorHAnsi" w:cstheme="minorHAnsi"/>
          <w:bCs/>
          <w:sz w:val="22"/>
          <w:szCs w:val="22"/>
        </w:rPr>
        <w:t xml:space="preserve">sustained </w:t>
      </w:r>
      <w:r w:rsidR="001C4908" w:rsidRPr="007F576F">
        <w:rPr>
          <w:rFonts w:asciiTheme="minorHAnsi" w:hAnsiTheme="minorHAnsi" w:cstheme="minorHAnsi"/>
          <w:bCs/>
          <w:sz w:val="22"/>
          <w:szCs w:val="22"/>
        </w:rPr>
        <w:t xml:space="preserve">workplace </w:t>
      </w:r>
      <w:r w:rsidR="00155D2F" w:rsidRPr="007F576F">
        <w:rPr>
          <w:rFonts w:asciiTheme="minorHAnsi" w:hAnsiTheme="minorHAnsi" w:cstheme="minorHAnsi"/>
          <w:bCs/>
          <w:sz w:val="22"/>
          <w:szCs w:val="22"/>
        </w:rPr>
        <w:t xml:space="preserve">bullying, </w:t>
      </w:r>
      <w:r w:rsidR="002D5A5E" w:rsidRPr="007F576F">
        <w:rPr>
          <w:rFonts w:asciiTheme="minorHAnsi" w:hAnsiTheme="minorHAnsi" w:cstheme="minorHAnsi"/>
          <w:bCs/>
          <w:sz w:val="22"/>
          <w:szCs w:val="22"/>
        </w:rPr>
        <w:t>burnout</w:t>
      </w:r>
      <w:r w:rsidR="001C4908" w:rsidRPr="007F576F">
        <w:rPr>
          <w:rFonts w:asciiTheme="minorHAnsi" w:hAnsiTheme="minorHAnsi" w:cstheme="minorHAnsi"/>
          <w:bCs/>
          <w:sz w:val="22"/>
          <w:szCs w:val="22"/>
        </w:rPr>
        <w:t>,</w:t>
      </w:r>
      <w:r w:rsidR="00155D2F" w:rsidRPr="007F576F">
        <w:rPr>
          <w:rFonts w:asciiTheme="minorHAnsi" w:hAnsiTheme="minorHAnsi" w:cstheme="minorHAnsi"/>
          <w:bCs/>
          <w:sz w:val="22"/>
          <w:szCs w:val="22"/>
        </w:rPr>
        <w:t xml:space="preserve"> and</w:t>
      </w:r>
      <w:r w:rsidR="002D5A5E" w:rsidRPr="007F576F">
        <w:rPr>
          <w:rFonts w:asciiTheme="minorHAnsi" w:hAnsiTheme="minorHAnsi" w:cstheme="minorHAnsi"/>
          <w:bCs/>
          <w:sz w:val="22"/>
          <w:szCs w:val="22"/>
        </w:rPr>
        <w:t xml:space="preserve"> absenteeis</w:t>
      </w:r>
      <w:r w:rsidR="00155D2F" w:rsidRPr="007F576F">
        <w:rPr>
          <w:rFonts w:asciiTheme="minorHAnsi" w:hAnsiTheme="minorHAnsi" w:cstheme="minorHAnsi"/>
          <w:bCs/>
          <w:sz w:val="22"/>
          <w:szCs w:val="22"/>
        </w:rPr>
        <w:t>m</w:t>
      </w:r>
      <w:r w:rsidR="00CB7C8F" w:rsidRPr="007F576F">
        <w:rPr>
          <w:rFonts w:asciiTheme="minorHAnsi" w:hAnsiTheme="minorHAnsi" w:cstheme="minorHAnsi"/>
          <w:bCs/>
          <w:sz w:val="22"/>
          <w:szCs w:val="22"/>
        </w:rPr>
        <w:t xml:space="preserve">. </w:t>
      </w:r>
      <w:r w:rsidR="001C4908" w:rsidRPr="007F576F">
        <w:rPr>
          <w:rFonts w:asciiTheme="minorHAnsi" w:hAnsiTheme="minorHAnsi" w:cstheme="minorHAnsi"/>
          <w:bCs/>
          <w:sz w:val="22"/>
          <w:szCs w:val="22"/>
        </w:rPr>
        <w:t>Known schedule was associated with a l</w:t>
      </w:r>
      <w:r w:rsidR="00CB7C8F" w:rsidRPr="007F576F">
        <w:rPr>
          <w:rFonts w:asciiTheme="minorHAnsi" w:hAnsiTheme="minorHAnsi" w:cstheme="minorHAnsi"/>
          <w:bCs/>
          <w:sz w:val="22"/>
          <w:szCs w:val="22"/>
        </w:rPr>
        <w:t xml:space="preserve">ower rate of poor </w:t>
      </w:r>
      <w:proofErr w:type="gramStart"/>
      <w:r w:rsidR="00CB7C8F" w:rsidRPr="007F576F">
        <w:rPr>
          <w:rFonts w:asciiTheme="minorHAnsi" w:hAnsiTheme="minorHAnsi" w:cstheme="minorHAnsi"/>
          <w:bCs/>
          <w:sz w:val="22"/>
          <w:szCs w:val="22"/>
        </w:rPr>
        <w:t>sleep in</w:t>
      </w:r>
      <w:proofErr w:type="gramEnd"/>
      <w:r w:rsidR="00CB7C8F" w:rsidRPr="007F576F">
        <w:rPr>
          <w:rFonts w:asciiTheme="minorHAnsi" w:hAnsiTheme="minorHAnsi" w:cstheme="minorHAnsi"/>
          <w:bCs/>
          <w:sz w:val="22"/>
          <w:szCs w:val="22"/>
        </w:rPr>
        <w:t xml:space="preserve"> health executives</w:t>
      </w:r>
      <w:r w:rsidR="001C4908" w:rsidRPr="007F576F">
        <w:rPr>
          <w:rFonts w:asciiTheme="minorHAnsi" w:hAnsiTheme="minorHAnsi" w:cstheme="minorHAnsi"/>
          <w:bCs/>
          <w:sz w:val="22"/>
          <w:szCs w:val="22"/>
        </w:rPr>
        <w:t>.</w:t>
      </w:r>
    </w:p>
    <w:p w14:paraId="5975B656" w14:textId="24251DE3" w:rsidR="000A27E7" w:rsidRPr="007F576F" w:rsidRDefault="00AF6E4E" w:rsidP="00541D8E">
      <w:pPr>
        <w:jc w:val="both"/>
        <w:rPr>
          <w:rFonts w:asciiTheme="minorHAnsi" w:hAnsiTheme="minorHAnsi" w:cstheme="minorHAnsi"/>
          <w:bCs/>
          <w:i/>
          <w:iCs/>
          <w:sz w:val="22"/>
          <w:szCs w:val="22"/>
        </w:rPr>
      </w:pPr>
      <w:r w:rsidRPr="007F576F">
        <w:rPr>
          <w:rFonts w:asciiTheme="minorHAnsi" w:hAnsiTheme="minorHAnsi" w:cstheme="minorHAnsi"/>
          <w:bCs/>
          <w:sz w:val="22"/>
          <w:szCs w:val="22"/>
        </w:rPr>
        <w:t>In nurs</w:t>
      </w:r>
      <w:r w:rsidR="001C4908" w:rsidRPr="007F576F">
        <w:rPr>
          <w:rFonts w:asciiTheme="minorHAnsi" w:hAnsiTheme="minorHAnsi" w:cstheme="minorHAnsi"/>
          <w:bCs/>
          <w:sz w:val="22"/>
          <w:szCs w:val="22"/>
        </w:rPr>
        <w:t>ing</w:t>
      </w:r>
      <w:r w:rsidRPr="007F576F">
        <w:rPr>
          <w:rFonts w:asciiTheme="minorHAnsi" w:hAnsiTheme="minorHAnsi" w:cstheme="minorHAnsi"/>
          <w:bCs/>
          <w:sz w:val="22"/>
          <w:szCs w:val="22"/>
        </w:rPr>
        <w:t xml:space="preserve"> assistant</w:t>
      </w:r>
      <w:r w:rsidR="00CB7C8F" w:rsidRPr="007F576F">
        <w:rPr>
          <w:rFonts w:asciiTheme="minorHAnsi" w:hAnsiTheme="minorHAnsi" w:cstheme="minorHAnsi"/>
          <w:bCs/>
          <w:sz w:val="22"/>
          <w:szCs w:val="22"/>
        </w:rPr>
        <w:t xml:space="preserve">s, </w:t>
      </w:r>
      <w:r w:rsidR="002D5A5E" w:rsidRPr="007F576F">
        <w:rPr>
          <w:rFonts w:asciiTheme="minorHAnsi" w:hAnsiTheme="minorHAnsi" w:cstheme="minorHAnsi"/>
          <w:bCs/>
          <w:sz w:val="22"/>
          <w:szCs w:val="22"/>
        </w:rPr>
        <w:t xml:space="preserve">poor sleep </w:t>
      </w:r>
      <w:r w:rsidR="001C4908" w:rsidRPr="007F576F">
        <w:rPr>
          <w:rFonts w:asciiTheme="minorHAnsi" w:hAnsiTheme="minorHAnsi" w:cstheme="minorHAnsi"/>
          <w:bCs/>
          <w:sz w:val="22"/>
          <w:szCs w:val="22"/>
        </w:rPr>
        <w:t xml:space="preserve">quality </w:t>
      </w:r>
      <w:r w:rsidR="002D5A5E" w:rsidRPr="007F576F">
        <w:rPr>
          <w:rFonts w:asciiTheme="minorHAnsi" w:hAnsiTheme="minorHAnsi" w:cstheme="minorHAnsi"/>
          <w:bCs/>
          <w:sz w:val="22"/>
          <w:szCs w:val="22"/>
        </w:rPr>
        <w:t xml:space="preserve">was associated with </w:t>
      </w:r>
      <w:r w:rsidR="00CB7C8F" w:rsidRPr="007F576F">
        <w:rPr>
          <w:rFonts w:asciiTheme="minorHAnsi" w:hAnsiTheme="minorHAnsi" w:cstheme="minorHAnsi"/>
          <w:bCs/>
          <w:sz w:val="22"/>
          <w:szCs w:val="22"/>
        </w:rPr>
        <w:t xml:space="preserve">(individual non-modifiable factor) </w:t>
      </w:r>
      <w:r w:rsidR="00F756C5" w:rsidRPr="007F576F">
        <w:rPr>
          <w:rFonts w:asciiTheme="minorHAnsi" w:hAnsiTheme="minorHAnsi" w:cstheme="minorHAnsi"/>
          <w:bCs/>
          <w:sz w:val="22"/>
          <w:szCs w:val="22"/>
        </w:rPr>
        <w:t xml:space="preserve">family caregiver </w:t>
      </w:r>
      <w:r w:rsidR="001C4908" w:rsidRPr="007F576F">
        <w:rPr>
          <w:rFonts w:asciiTheme="minorHAnsi" w:hAnsiTheme="minorHAnsi" w:cstheme="minorHAnsi"/>
          <w:bCs/>
          <w:sz w:val="22"/>
          <w:szCs w:val="22"/>
        </w:rPr>
        <w:t xml:space="preserve">responsibilities, </w:t>
      </w:r>
      <w:r w:rsidR="00CB7C8F" w:rsidRPr="007F576F">
        <w:rPr>
          <w:rFonts w:asciiTheme="minorHAnsi" w:hAnsiTheme="minorHAnsi" w:cstheme="minorHAnsi"/>
          <w:bCs/>
          <w:sz w:val="22"/>
          <w:szCs w:val="22"/>
        </w:rPr>
        <w:t xml:space="preserve">history of recurrent major depression and (professional modifiable factor) </w:t>
      </w:r>
      <w:r w:rsidR="002D5A5E" w:rsidRPr="007F576F">
        <w:rPr>
          <w:rFonts w:asciiTheme="minorHAnsi" w:hAnsiTheme="minorHAnsi" w:cstheme="minorHAnsi"/>
          <w:bCs/>
          <w:sz w:val="22"/>
          <w:szCs w:val="22"/>
        </w:rPr>
        <w:t xml:space="preserve">sustained </w:t>
      </w:r>
      <w:r w:rsidR="001C4908" w:rsidRPr="007F576F">
        <w:rPr>
          <w:rFonts w:asciiTheme="minorHAnsi" w:hAnsiTheme="minorHAnsi" w:cstheme="minorHAnsi"/>
          <w:bCs/>
          <w:sz w:val="22"/>
          <w:szCs w:val="22"/>
        </w:rPr>
        <w:t xml:space="preserve">workplace </w:t>
      </w:r>
      <w:r w:rsidR="002D5A5E" w:rsidRPr="007F576F">
        <w:rPr>
          <w:rFonts w:asciiTheme="minorHAnsi" w:hAnsiTheme="minorHAnsi" w:cstheme="minorHAnsi"/>
          <w:bCs/>
          <w:sz w:val="22"/>
          <w:szCs w:val="22"/>
        </w:rPr>
        <w:t>bullying.</w:t>
      </w:r>
    </w:p>
    <w:p w14:paraId="42733A8A" w14:textId="77777777" w:rsidR="006B1195" w:rsidRPr="007F576F" w:rsidRDefault="006B1195">
      <w:pPr>
        <w:rPr>
          <w:rFonts w:asciiTheme="minorHAnsi" w:hAnsiTheme="minorHAnsi" w:cstheme="minorHAnsi"/>
          <w:b/>
          <w:bCs/>
          <w:kern w:val="32"/>
          <w:sz w:val="22"/>
          <w:szCs w:val="22"/>
        </w:rPr>
      </w:pPr>
      <w:r w:rsidRPr="007F576F">
        <w:rPr>
          <w:rFonts w:asciiTheme="minorHAnsi" w:hAnsiTheme="minorHAnsi" w:cstheme="minorHAnsi"/>
          <w:sz w:val="22"/>
          <w:szCs w:val="22"/>
        </w:rPr>
        <w:br w:type="page"/>
      </w:r>
    </w:p>
    <w:p w14:paraId="1656A566" w14:textId="7DF5315A" w:rsidR="00D3567B" w:rsidRPr="007F576F" w:rsidRDefault="00D3567B" w:rsidP="0023769E">
      <w:pPr>
        <w:pStyle w:val="Titre1"/>
        <w:keepNext w:val="0"/>
        <w:rPr>
          <w:rFonts w:asciiTheme="minorHAnsi" w:hAnsiTheme="minorHAnsi" w:cstheme="minorHAnsi"/>
          <w:color w:val="FF0000"/>
          <w:sz w:val="22"/>
          <w:szCs w:val="22"/>
        </w:rPr>
      </w:pPr>
      <w:r w:rsidRPr="007F576F">
        <w:rPr>
          <w:rFonts w:asciiTheme="minorHAnsi" w:hAnsiTheme="minorHAnsi" w:cstheme="minorHAnsi"/>
          <w:sz w:val="22"/>
          <w:szCs w:val="22"/>
        </w:rPr>
        <w:lastRenderedPageBreak/>
        <w:t xml:space="preserve">Discussion </w:t>
      </w:r>
    </w:p>
    <w:p w14:paraId="7EB04F79" w14:textId="77D258AB" w:rsidR="00035FBD" w:rsidRPr="007F576F" w:rsidRDefault="00035FBD" w:rsidP="00035FBD">
      <w:pPr>
        <w:rPr>
          <w:rFonts w:asciiTheme="minorHAnsi" w:hAnsiTheme="minorHAnsi" w:cstheme="minorHAnsi"/>
          <w:sz w:val="22"/>
          <w:szCs w:val="22"/>
        </w:rPr>
      </w:pPr>
    </w:p>
    <w:p w14:paraId="267027A7" w14:textId="0B565C0C" w:rsidR="00473275" w:rsidRPr="007F576F" w:rsidRDefault="00C348E1" w:rsidP="002B2837">
      <w:pPr>
        <w:jc w:val="both"/>
        <w:rPr>
          <w:rFonts w:asciiTheme="minorHAnsi" w:hAnsiTheme="minorHAnsi" w:cstheme="minorHAnsi"/>
          <w:sz w:val="22"/>
          <w:szCs w:val="22"/>
        </w:rPr>
      </w:pPr>
      <w:r w:rsidRPr="007F576F">
        <w:rPr>
          <w:rFonts w:asciiTheme="minorHAnsi" w:hAnsiTheme="minorHAnsi" w:cstheme="minorHAnsi"/>
          <w:sz w:val="22"/>
          <w:szCs w:val="22"/>
        </w:rPr>
        <w:t xml:space="preserve">Poor sleep is </w:t>
      </w:r>
      <w:r w:rsidR="001C4908" w:rsidRPr="007F576F">
        <w:rPr>
          <w:rFonts w:asciiTheme="minorHAnsi" w:hAnsiTheme="minorHAnsi" w:cstheme="minorHAnsi"/>
          <w:sz w:val="22"/>
          <w:szCs w:val="22"/>
        </w:rPr>
        <w:t>common</w:t>
      </w:r>
      <w:r w:rsidRPr="007F576F">
        <w:rPr>
          <w:rFonts w:asciiTheme="minorHAnsi" w:hAnsiTheme="minorHAnsi" w:cstheme="minorHAnsi"/>
          <w:sz w:val="22"/>
          <w:szCs w:val="22"/>
        </w:rPr>
        <w:t xml:space="preserve"> in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w:t>
      </w:r>
      <w:r w:rsidR="001C4908" w:rsidRPr="007F576F">
        <w:rPr>
          <w:rFonts w:asciiTheme="minorHAnsi" w:hAnsiTheme="minorHAnsi" w:cstheme="minorHAnsi"/>
          <w:sz w:val="22"/>
          <w:szCs w:val="22"/>
        </w:rPr>
        <w:t xml:space="preserve">and was present in </w:t>
      </w:r>
      <w:r w:rsidRPr="007F576F">
        <w:rPr>
          <w:rFonts w:asciiTheme="minorHAnsi" w:hAnsiTheme="minorHAnsi" w:cstheme="minorHAnsi"/>
          <w:sz w:val="22"/>
          <w:szCs w:val="22"/>
        </w:rPr>
        <w:t xml:space="preserve">almost 65% of our </w:t>
      </w:r>
      <w:r w:rsidR="001C4908" w:rsidRPr="007F576F">
        <w:rPr>
          <w:rFonts w:asciiTheme="minorHAnsi" w:hAnsiTheme="minorHAnsi" w:cstheme="minorHAnsi"/>
          <w:sz w:val="22"/>
          <w:szCs w:val="22"/>
        </w:rPr>
        <w:t>study participants</w:t>
      </w:r>
      <w:r w:rsidRPr="007F576F">
        <w:rPr>
          <w:rFonts w:asciiTheme="minorHAnsi" w:hAnsiTheme="minorHAnsi" w:cstheme="minorHAnsi"/>
          <w:sz w:val="22"/>
          <w:szCs w:val="22"/>
        </w:rPr>
        <w:t xml:space="preserve">. </w:t>
      </w:r>
      <w:r w:rsidR="001C4908" w:rsidRPr="007F576F">
        <w:rPr>
          <w:rFonts w:asciiTheme="minorHAnsi" w:hAnsiTheme="minorHAnsi" w:cstheme="minorHAnsi"/>
          <w:sz w:val="22"/>
          <w:szCs w:val="22"/>
        </w:rPr>
        <w:t>This is the</w:t>
      </w:r>
      <w:r w:rsidR="0053630F" w:rsidRPr="007F576F">
        <w:rPr>
          <w:rFonts w:asciiTheme="minorHAnsi" w:hAnsiTheme="minorHAnsi" w:cstheme="minorHAnsi"/>
          <w:sz w:val="22"/>
          <w:szCs w:val="22"/>
        </w:rPr>
        <w:t xml:space="preserve"> first </w:t>
      </w:r>
      <w:r w:rsidR="001C4908" w:rsidRPr="007F576F">
        <w:rPr>
          <w:rFonts w:asciiTheme="minorHAnsi" w:hAnsiTheme="minorHAnsi" w:cstheme="minorHAnsi"/>
          <w:sz w:val="22"/>
          <w:szCs w:val="22"/>
        </w:rPr>
        <w:t xml:space="preserve">study to show that a large number of </w:t>
      </w:r>
      <w:r w:rsidRPr="007F576F">
        <w:rPr>
          <w:rFonts w:asciiTheme="minorHAnsi" w:hAnsiTheme="minorHAnsi" w:cstheme="minorHAnsi"/>
          <w:sz w:val="22"/>
          <w:szCs w:val="22"/>
        </w:rPr>
        <w:t>professional factors</w:t>
      </w:r>
      <w:r w:rsidR="001C4908" w:rsidRPr="007F576F">
        <w:rPr>
          <w:rFonts w:asciiTheme="minorHAnsi" w:hAnsiTheme="minorHAnsi" w:cstheme="minorHAnsi"/>
          <w:sz w:val="22"/>
          <w:szCs w:val="22"/>
        </w:rPr>
        <w:t xml:space="preserve">, </w:t>
      </w:r>
      <w:r w:rsidRPr="007F576F">
        <w:rPr>
          <w:rFonts w:asciiTheme="minorHAnsi" w:hAnsiTheme="minorHAnsi" w:cstheme="minorHAnsi"/>
          <w:sz w:val="22"/>
          <w:szCs w:val="22"/>
        </w:rPr>
        <w:t>including detailed work environment</w:t>
      </w:r>
      <w:r w:rsidR="001C4908" w:rsidRPr="007F576F">
        <w:rPr>
          <w:rFonts w:asciiTheme="minorHAnsi" w:hAnsiTheme="minorHAnsi" w:cstheme="minorHAnsi"/>
          <w:sz w:val="22"/>
          <w:szCs w:val="22"/>
        </w:rPr>
        <w:t xml:space="preserve"> characteristics</w:t>
      </w:r>
      <w:r w:rsidRPr="007F576F">
        <w:rPr>
          <w:rFonts w:asciiTheme="minorHAnsi" w:hAnsiTheme="minorHAnsi" w:cstheme="minorHAnsi"/>
          <w:sz w:val="22"/>
          <w:szCs w:val="22"/>
        </w:rPr>
        <w:t xml:space="preserve"> </w:t>
      </w:r>
      <w:r w:rsidR="001C4908" w:rsidRPr="007F576F">
        <w:rPr>
          <w:rFonts w:asciiTheme="minorHAnsi" w:hAnsiTheme="minorHAnsi" w:cstheme="minorHAnsi"/>
          <w:sz w:val="22"/>
          <w:szCs w:val="22"/>
        </w:rPr>
        <w:t>(</w:t>
      </w:r>
      <w:r w:rsidRPr="007F576F">
        <w:rPr>
          <w:rFonts w:asciiTheme="minorHAnsi" w:hAnsiTheme="minorHAnsi" w:cstheme="minorHAnsi"/>
          <w:sz w:val="22"/>
          <w:szCs w:val="22"/>
        </w:rPr>
        <w:t>assessed by the JCQ</w:t>
      </w:r>
      <w:r w:rsidR="001C4908" w:rsidRPr="007F576F">
        <w:rPr>
          <w:rFonts w:asciiTheme="minorHAnsi" w:hAnsiTheme="minorHAnsi" w:cstheme="minorHAnsi"/>
          <w:sz w:val="22"/>
          <w:szCs w:val="22"/>
        </w:rPr>
        <w:t>),</w:t>
      </w:r>
      <w:r w:rsidRPr="007F576F">
        <w:rPr>
          <w:rFonts w:asciiTheme="minorHAnsi" w:hAnsiTheme="minorHAnsi" w:cstheme="minorHAnsi"/>
          <w:sz w:val="22"/>
          <w:szCs w:val="22"/>
        </w:rPr>
        <w:t xml:space="preserve"> are associated with poor sleep</w:t>
      </w:r>
      <w:r w:rsidR="001C4908" w:rsidRPr="007F576F">
        <w:rPr>
          <w:rFonts w:asciiTheme="minorHAnsi" w:hAnsiTheme="minorHAnsi" w:cstheme="minorHAnsi"/>
          <w:sz w:val="22"/>
          <w:szCs w:val="22"/>
        </w:rPr>
        <w:t>,</w:t>
      </w:r>
      <w:r w:rsidR="0053630F" w:rsidRPr="007F576F">
        <w:rPr>
          <w:rFonts w:asciiTheme="minorHAnsi" w:hAnsiTheme="minorHAnsi" w:cstheme="minorHAnsi"/>
          <w:sz w:val="22"/>
          <w:szCs w:val="22"/>
        </w:rPr>
        <w:t xml:space="preserve"> </w:t>
      </w:r>
      <w:r w:rsidR="007B7D17" w:rsidRPr="007F576F">
        <w:rPr>
          <w:rFonts w:asciiTheme="minorHAnsi" w:hAnsiTheme="minorHAnsi" w:cstheme="minorHAnsi"/>
          <w:sz w:val="22"/>
          <w:szCs w:val="22"/>
        </w:rPr>
        <w:t>independently of</w:t>
      </w:r>
      <w:r w:rsidR="0053630F" w:rsidRPr="007F576F">
        <w:rPr>
          <w:rFonts w:asciiTheme="minorHAnsi" w:hAnsiTheme="minorHAnsi" w:cstheme="minorHAnsi"/>
          <w:sz w:val="22"/>
          <w:szCs w:val="22"/>
        </w:rPr>
        <w:t xml:space="preserve"> individual factors</w:t>
      </w:r>
      <w:r w:rsidRPr="007F576F">
        <w:rPr>
          <w:rFonts w:asciiTheme="minorHAnsi" w:hAnsiTheme="minorHAnsi" w:cstheme="minorHAnsi"/>
          <w:sz w:val="22"/>
          <w:szCs w:val="22"/>
        </w:rPr>
        <w:t xml:space="preserve">. </w:t>
      </w:r>
      <w:r w:rsidR="001C4908" w:rsidRPr="007F576F">
        <w:rPr>
          <w:rFonts w:asciiTheme="minorHAnsi" w:hAnsiTheme="minorHAnsi" w:cstheme="minorHAnsi"/>
          <w:sz w:val="22"/>
          <w:szCs w:val="22"/>
        </w:rPr>
        <w:t>Our findings may aid the development of</w:t>
      </w:r>
      <w:r w:rsidR="00473275" w:rsidRPr="007F576F">
        <w:rPr>
          <w:rFonts w:asciiTheme="minorHAnsi" w:hAnsiTheme="minorHAnsi" w:cstheme="minorHAnsi"/>
          <w:sz w:val="22"/>
          <w:szCs w:val="22"/>
        </w:rPr>
        <w:t xml:space="preserve"> personalized preventive </w:t>
      </w:r>
      <w:r w:rsidR="001C4908" w:rsidRPr="007F576F">
        <w:rPr>
          <w:rFonts w:asciiTheme="minorHAnsi" w:hAnsiTheme="minorHAnsi" w:cstheme="minorHAnsi"/>
          <w:sz w:val="22"/>
          <w:szCs w:val="22"/>
        </w:rPr>
        <w:t>strategies</w:t>
      </w:r>
      <w:r w:rsidR="00473275" w:rsidRPr="007F576F">
        <w:rPr>
          <w:rFonts w:asciiTheme="minorHAnsi" w:hAnsiTheme="minorHAnsi" w:cstheme="minorHAnsi"/>
          <w:sz w:val="22"/>
          <w:szCs w:val="22"/>
        </w:rPr>
        <w:t xml:space="preserve"> targeting modifiable individual and professional factors </w:t>
      </w:r>
      <w:r w:rsidR="001C4908" w:rsidRPr="007F576F">
        <w:rPr>
          <w:rFonts w:asciiTheme="minorHAnsi" w:hAnsiTheme="minorHAnsi" w:cstheme="minorHAnsi"/>
          <w:sz w:val="22"/>
          <w:szCs w:val="22"/>
        </w:rPr>
        <w:t>associated with poor</w:t>
      </w:r>
      <w:r w:rsidR="00473275" w:rsidRPr="007F576F">
        <w:rPr>
          <w:rFonts w:asciiTheme="minorHAnsi" w:hAnsiTheme="minorHAnsi" w:cstheme="minorHAnsi"/>
          <w:sz w:val="22"/>
          <w:szCs w:val="22"/>
        </w:rPr>
        <w:t xml:space="preserve"> sleep. </w:t>
      </w:r>
    </w:p>
    <w:p w14:paraId="64E06051" w14:textId="5590053B" w:rsidR="00AD046A" w:rsidRPr="007F576F" w:rsidRDefault="002B2837" w:rsidP="00004692">
      <w:pPr>
        <w:jc w:val="both"/>
        <w:rPr>
          <w:rFonts w:asciiTheme="minorHAnsi" w:hAnsiTheme="minorHAnsi" w:cstheme="minorHAnsi"/>
          <w:sz w:val="22"/>
          <w:szCs w:val="22"/>
        </w:rPr>
      </w:pPr>
      <w:r w:rsidRPr="007F576F">
        <w:rPr>
          <w:rFonts w:asciiTheme="minorHAnsi" w:hAnsiTheme="minorHAnsi" w:cstheme="minorHAnsi"/>
          <w:sz w:val="22"/>
          <w:szCs w:val="22"/>
        </w:rPr>
        <w:t xml:space="preserve">Among individual factors, </w:t>
      </w:r>
      <w:r w:rsidR="001C4908" w:rsidRPr="007F576F">
        <w:rPr>
          <w:rFonts w:asciiTheme="minorHAnsi" w:hAnsiTheme="minorHAnsi" w:cstheme="minorHAnsi"/>
          <w:sz w:val="22"/>
          <w:szCs w:val="22"/>
        </w:rPr>
        <w:t>poor sleep was more common in elderly individuals,</w:t>
      </w:r>
      <w:r w:rsidR="007E18C8" w:rsidRPr="007F576F">
        <w:rPr>
          <w:rFonts w:asciiTheme="minorHAnsi" w:hAnsiTheme="minorHAnsi" w:cstheme="minorHAnsi"/>
          <w:sz w:val="22"/>
          <w:szCs w:val="22"/>
        </w:rPr>
        <w:t xml:space="preserve"> </w:t>
      </w:r>
      <w:r w:rsidR="0010090A" w:rsidRPr="007F576F">
        <w:rPr>
          <w:rFonts w:asciiTheme="minorHAnsi" w:hAnsiTheme="minorHAnsi" w:cstheme="minorHAnsi"/>
          <w:sz w:val="22"/>
          <w:szCs w:val="22"/>
        </w:rPr>
        <w:t>female</w:t>
      </w:r>
      <w:r w:rsidR="007E18C8" w:rsidRPr="007F576F">
        <w:rPr>
          <w:rFonts w:asciiTheme="minorHAnsi" w:hAnsiTheme="minorHAnsi" w:cstheme="minorHAnsi"/>
          <w:sz w:val="22"/>
          <w:szCs w:val="22"/>
        </w:rPr>
        <w:t>s</w:t>
      </w:r>
      <w:r w:rsidR="00035FBD" w:rsidRPr="007F576F">
        <w:rPr>
          <w:rFonts w:asciiTheme="minorHAnsi" w:hAnsiTheme="minorHAnsi" w:cstheme="minorHAnsi"/>
          <w:sz w:val="22"/>
          <w:szCs w:val="22"/>
        </w:rPr>
        <w:t xml:space="preserve">, </w:t>
      </w:r>
      <w:r w:rsidR="001C4908" w:rsidRPr="007F576F">
        <w:rPr>
          <w:rFonts w:asciiTheme="minorHAnsi" w:hAnsiTheme="minorHAnsi" w:cstheme="minorHAnsi"/>
          <w:sz w:val="22"/>
          <w:szCs w:val="22"/>
        </w:rPr>
        <w:t xml:space="preserve">and those with </w:t>
      </w:r>
      <w:r w:rsidR="00035FBD" w:rsidRPr="007F576F">
        <w:rPr>
          <w:rFonts w:asciiTheme="minorHAnsi" w:hAnsiTheme="minorHAnsi" w:cstheme="minorHAnsi"/>
          <w:sz w:val="22"/>
          <w:szCs w:val="22"/>
        </w:rPr>
        <w:t>family caregiver</w:t>
      </w:r>
      <w:r w:rsidR="001C4908" w:rsidRPr="007F576F">
        <w:rPr>
          <w:rFonts w:asciiTheme="minorHAnsi" w:hAnsiTheme="minorHAnsi" w:cstheme="minorHAnsi"/>
          <w:sz w:val="22"/>
          <w:szCs w:val="22"/>
        </w:rPr>
        <w:t xml:space="preserve"> responsibilities</w:t>
      </w:r>
      <w:r w:rsidR="00035FBD" w:rsidRPr="007F576F">
        <w:rPr>
          <w:rFonts w:asciiTheme="minorHAnsi" w:hAnsiTheme="minorHAnsi" w:cstheme="minorHAnsi"/>
          <w:sz w:val="22"/>
          <w:szCs w:val="22"/>
        </w:rPr>
        <w:t>,</w:t>
      </w:r>
      <w:r w:rsidR="001C4908" w:rsidRPr="007F576F">
        <w:rPr>
          <w:rFonts w:asciiTheme="minorHAnsi" w:hAnsiTheme="minorHAnsi" w:cstheme="minorHAnsi"/>
          <w:sz w:val="22"/>
          <w:szCs w:val="22"/>
        </w:rPr>
        <w:t xml:space="preserve"> a history of recurrent </w:t>
      </w:r>
      <w:r w:rsidR="00AD046A" w:rsidRPr="007F576F">
        <w:rPr>
          <w:rFonts w:asciiTheme="minorHAnsi" w:hAnsiTheme="minorHAnsi" w:cstheme="minorHAnsi"/>
          <w:sz w:val="22"/>
          <w:szCs w:val="22"/>
        </w:rPr>
        <w:t>major depression, chronic illness,</w:t>
      </w:r>
      <w:r w:rsidR="0027491E" w:rsidRPr="007F576F">
        <w:rPr>
          <w:rFonts w:asciiTheme="minorHAnsi" w:hAnsiTheme="minorHAnsi" w:cstheme="minorHAnsi"/>
          <w:sz w:val="22"/>
          <w:szCs w:val="22"/>
        </w:rPr>
        <w:t xml:space="preserve"> </w:t>
      </w:r>
      <w:r w:rsidR="002135E1" w:rsidRPr="007F576F">
        <w:rPr>
          <w:rFonts w:asciiTheme="minorHAnsi" w:hAnsiTheme="minorHAnsi" w:cstheme="minorHAnsi"/>
          <w:sz w:val="22"/>
          <w:szCs w:val="22"/>
        </w:rPr>
        <w:t>overweight/obesity</w:t>
      </w:r>
      <w:r w:rsidR="0027491E" w:rsidRPr="007F576F">
        <w:rPr>
          <w:rFonts w:asciiTheme="minorHAnsi" w:hAnsiTheme="minorHAnsi" w:cstheme="minorHAnsi"/>
          <w:sz w:val="22"/>
          <w:szCs w:val="22"/>
        </w:rPr>
        <w:t xml:space="preserve">, </w:t>
      </w:r>
      <w:r w:rsidR="00232669" w:rsidRPr="007F576F">
        <w:rPr>
          <w:rFonts w:asciiTheme="minorHAnsi" w:hAnsiTheme="minorHAnsi" w:cstheme="minorHAnsi"/>
          <w:sz w:val="22"/>
          <w:szCs w:val="22"/>
        </w:rPr>
        <w:t>hard smokers</w:t>
      </w:r>
      <w:r w:rsidR="0027491E" w:rsidRPr="007F576F">
        <w:rPr>
          <w:rFonts w:asciiTheme="minorHAnsi" w:hAnsiTheme="minorHAnsi" w:cstheme="minorHAnsi"/>
          <w:sz w:val="22"/>
          <w:szCs w:val="22"/>
        </w:rPr>
        <w:t xml:space="preserve">, </w:t>
      </w:r>
      <w:r w:rsidR="007E18C8" w:rsidRPr="007F576F">
        <w:rPr>
          <w:rFonts w:asciiTheme="minorHAnsi" w:hAnsiTheme="minorHAnsi" w:cstheme="minorHAnsi"/>
          <w:sz w:val="22"/>
          <w:szCs w:val="22"/>
        </w:rPr>
        <w:t>hazardous drinkers</w:t>
      </w:r>
      <w:r w:rsidR="00035FBD" w:rsidRPr="007F576F">
        <w:rPr>
          <w:rFonts w:asciiTheme="minorHAnsi" w:hAnsiTheme="minorHAnsi" w:cstheme="minorHAnsi"/>
          <w:sz w:val="22"/>
          <w:szCs w:val="22"/>
        </w:rPr>
        <w:t xml:space="preserve">, </w:t>
      </w:r>
      <w:r w:rsidR="0027491E" w:rsidRPr="007F576F">
        <w:rPr>
          <w:rFonts w:asciiTheme="minorHAnsi" w:hAnsiTheme="minorHAnsi" w:cstheme="minorHAnsi"/>
          <w:sz w:val="22"/>
          <w:szCs w:val="22"/>
        </w:rPr>
        <w:t xml:space="preserve">individuals with </w:t>
      </w:r>
      <w:r w:rsidR="007E18C8" w:rsidRPr="007F576F">
        <w:rPr>
          <w:rFonts w:asciiTheme="minorHAnsi" w:hAnsiTheme="minorHAnsi" w:cstheme="minorHAnsi"/>
          <w:sz w:val="22"/>
          <w:szCs w:val="22"/>
        </w:rPr>
        <w:t xml:space="preserve">high coffee </w:t>
      </w:r>
      <w:r w:rsidR="0027491E" w:rsidRPr="007F576F">
        <w:rPr>
          <w:rFonts w:asciiTheme="minorHAnsi" w:hAnsiTheme="minorHAnsi" w:cstheme="minorHAnsi"/>
          <w:sz w:val="22"/>
          <w:szCs w:val="22"/>
        </w:rPr>
        <w:t>intake</w:t>
      </w:r>
      <w:r w:rsidR="007E18C8" w:rsidRPr="007F576F">
        <w:rPr>
          <w:rFonts w:asciiTheme="minorHAnsi" w:hAnsiTheme="minorHAnsi" w:cstheme="minorHAnsi"/>
          <w:sz w:val="22"/>
          <w:szCs w:val="22"/>
        </w:rPr>
        <w:t xml:space="preserve">, </w:t>
      </w:r>
      <w:r w:rsidR="0027491E" w:rsidRPr="007F576F">
        <w:rPr>
          <w:rFonts w:asciiTheme="minorHAnsi" w:hAnsiTheme="minorHAnsi" w:cstheme="minorHAnsi"/>
          <w:sz w:val="22"/>
          <w:szCs w:val="22"/>
        </w:rPr>
        <w:t>and with a</w:t>
      </w:r>
      <w:r w:rsidR="007E18C8" w:rsidRPr="007F576F">
        <w:rPr>
          <w:rFonts w:asciiTheme="minorHAnsi" w:hAnsiTheme="minorHAnsi" w:cstheme="minorHAnsi"/>
          <w:sz w:val="22"/>
          <w:szCs w:val="22"/>
        </w:rPr>
        <w:t xml:space="preserve"> low </w:t>
      </w:r>
      <w:r w:rsidR="0027491E" w:rsidRPr="007F576F">
        <w:rPr>
          <w:rFonts w:asciiTheme="minorHAnsi" w:hAnsiTheme="minorHAnsi" w:cstheme="minorHAnsi"/>
          <w:sz w:val="22"/>
          <w:szCs w:val="22"/>
        </w:rPr>
        <w:t xml:space="preserve">level of </w:t>
      </w:r>
      <w:r w:rsidR="007E18C8" w:rsidRPr="007F576F">
        <w:rPr>
          <w:rFonts w:asciiTheme="minorHAnsi" w:hAnsiTheme="minorHAnsi" w:cstheme="minorHAnsi"/>
          <w:sz w:val="22"/>
          <w:szCs w:val="22"/>
        </w:rPr>
        <w:t>physical activity</w:t>
      </w:r>
      <w:r w:rsidR="0010090A" w:rsidRPr="007F576F">
        <w:rPr>
          <w:rFonts w:asciiTheme="minorHAnsi" w:hAnsiTheme="minorHAnsi" w:cstheme="minorHAnsi"/>
          <w:sz w:val="22"/>
          <w:szCs w:val="22"/>
        </w:rPr>
        <w:t xml:space="preserve">. </w:t>
      </w:r>
      <w:r w:rsidR="007E18C8" w:rsidRPr="007F576F">
        <w:rPr>
          <w:rFonts w:asciiTheme="minorHAnsi" w:hAnsiTheme="minorHAnsi" w:cstheme="minorHAnsi"/>
          <w:sz w:val="22"/>
          <w:szCs w:val="22"/>
        </w:rPr>
        <w:t xml:space="preserve">However, these factors </w:t>
      </w:r>
      <w:r w:rsidR="0027491E" w:rsidRPr="007F576F">
        <w:rPr>
          <w:rFonts w:asciiTheme="minorHAnsi" w:hAnsiTheme="minorHAnsi" w:cstheme="minorHAnsi"/>
          <w:sz w:val="22"/>
          <w:szCs w:val="22"/>
        </w:rPr>
        <w:t xml:space="preserve">did not fully </w:t>
      </w:r>
      <w:r w:rsidR="007E18C8" w:rsidRPr="007F576F">
        <w:rPr>
          <w:rFonts w:asciiTheme="minorHAnsi" w:hAnsiTheme="minorHAnsi" w:cstheme="minorHAnsi"/>
          <w:sz w:val="22"/>
          <w:szCs w:val="22"/>
        </w:rPr>
        <w:t xml:space="preserve">explain </w:t>
      </w:r>
      <w:r w:rsidR="0027491E" w:rsidRPr="007F576F">
        <w:rPr>
          <w:rFonts w:asciiTheme="minorHAnsi" w:hAnsiTheme="minorHAnsi" w:cstheme="minorHAnsi"/>
          <w:sz w:val="22"/>
          <w:szCs w:val="22"/>
        </w:rPr>
        <w:t>the</w:t>
      </w:r>
      <w:r w:rsidR="007E18C8" w:rsidRPr="007F576F">
        <w:rPr>
          <w:rFonts w:asciiTheme="minorHAnsi" w:hAnsiTheme="minorHAnsi" w:cstheme="minorHAnsi"/>
          <w:sz w:val="22"/>
          <w:szCs w:val="22"/>
        </w:rPr>
        <w:t xml:space="preserve"> high </w:t>
      </w:r>
      <w:r w:rsidR="0027491E" w:rsidRPr="007F576F">
        <w:rPr>
          <w:rFonts w:asciiTheme="minorHAnsi" w:hAnsiTheme="minorHAnsi" w:cstheme="minorHAnsi"/>
          <w:sz w:val="22"/>
          <w:szCs w:val="22"/>
        </w:rPr>
        <w:t>prevalence</w:t>
      </w:r>
      <w:r w:rsidR="00AD046A" w:rsidRPr="007F576F">
        <w:rPr>
          <w:rFonts w:asciiTheme="minorHAnsi" w:hAnsiTheme="minorHAnsi" w:cstheme="minorHAnsi"/>
          <w:sz w:val="22"/>
          <w:szCs w:val="22"/>
        </w:rPr>
        <w:t xml:space="preserve"> of </w:t>
      </w:r>
      <w:r w:rsidR="007E18C8" w:rsidRPr="007F576F">
        <w:rPr>
          <w:rFonts w:asciiTheme="minorHAnsi" w:hAnsiTheme="minorHAnsi" w:cstheme="minorHAnsi"/>
          <w:sz w:val="22"/>
          <w:szCs w:val="22"/>
        </w:rPr>
        <w:t>poor sleep</w:t>
      </w:r>
      <w:r w:rsidR="00AD046A" w:rsidRPr="007F576F">
        <w:rPr>
          <w:rFonts w:asciiTheme="minorHAnsi" w:hAnsiTheme="minorHAnsi" w:cstheme="minorHAnsi"/>
          <w:sz w:val="22"/>
          <w:szCs w:val="22"/>
        </w:rPr>
        <w:t>.</w:t>
      </w:r>
      <w:r w:rsidR="007E18C8"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 xml:space="preserve">We identified </w:t>
      </w:r>
      <w:r w:rsidR="0027491E" w:rsidRPr="007F576F">
        <w:rPr>
          <w:rFonts w:asciiTheme="minorHAnsi" w:hAnsiTheme="minorHAnsi" w:cstheme="minorHAnsi"/>
          <w:sz w:val="22"/>
          <w:szCs w:val="22"/>
        </w:rPr>
        <w:t>several</w:t>
      </w:r>
      <w:r w:rsidR="00AD046A" w:rsidRPr="007F576F">
        <w:rPr>
          <w:rFonts w:asciiTheme="minorHAnsi" w:hAnsiTheme="minorHAnsi" w:cstheme="minorHAnsi"/>
          <w:sz w:val="22"/>
          <w:szCs w:val="22"/>
        </w:rPr>
        <w:t xml:space="preserve"> professional factors </w:t>
      </w:r>
      <w:r w:rsidR="0027491E" w:rsidRPr="007F576F">
        <w:rPr>
          <w:rFonts w:asciiTheme="minorHAnsi" w:hAnsiTheme="minorHAnsi" w:cstheme="minorHAnsi"/>
          <w:sz w:val="22"/>
          <w:szCs w:val="22"/>
        </w:rPr>
        <w:t>associated with</w:t>
      </w:r>
      <w:r w:rsidR="00AD046A" w:rsidRPr="007F576F">
        <w:rPr>
          <w:rFonts w:asciiTheme="minorHAnsi" w:hAnsiTheme="minorHAnsi" w:cstheme="minorHAnsi"/>
          <w:sz w:val="22"/>
          <w:szCs w:val="22"/>
        </w:rPr>
        <w:t xml:space="preserve"> poor sleep</w:t>
      </w:r>
      <w:r w:rsidR="0027491E" w:rsidRPr="007F576F">
        <w:rPr>
          <w:rFonts w:asciiTheme="minorHAnsi" w:hAnsiTheme="minorHAnsi" w:cstheme="minorHAnsi"/>
          <w:sz w:val="22"/>
          <w:szCs w:val="22"/>
        </w:rPr>
        <w:t xml:space="preserve">, including </w:t>
      </w:r>
      <w:r w:rsidR="00AD046A" w:rsidRPr="007F576F">
        <w:rPr>
          <w:rFonts w:asciiTheme="minorHAnsi" w:hAnsiTheme="minorHAnsi" w:cstheme="minorHAnsi"/>
          <w:sz w:val="22"/>
          <w:szCs w:val="22"/>
        </w:rPr>
        <w:t>non-modifiable (</w:t>
      </w:r>
      <w:r w:rsidR="0027491E" w:rsidRPr="007F576F">
        <w:rPr>
          <w:rFonts w:asciiTheme="minorHAnsi" w:hAnsiTheme="minorHAnsi" w:cstheme="minorHAnsi"/>
          <w:sz w:val="22"/>
          <w:szCs w:val="22"/>
        </w:rPr>
        <w:t xml:space="preserve">working as a </w:t>
      </w:r>
      <w:r w:rsidR="00AD046A" w:rsidRPr="007F576F">
        <w:rPr>
          <w:rFonts w:asciiTheme="minorHAnsi" w:hAnsiTheme="minorHAnsi" w:cstheme="minorHAnsi"/>
          <w:sz w:val="22"/>
          <w:szCs w:val="22"/>
        </w:rPr>
        <w:t xml:space="preserve">nurse, </w:t>
      </w:r>
      <w:r w:rsidR="002135E1" w:rsidRPr="007F576F">
        <w:rPr>
          <w:rFonts w:asciiTheme="minorHAnsi" w:hAnsiTheme="minorHAnsi" w:cstheme="minorHAnsi"/>
          <w:sz w:val="22"/>
          <w:szCs w:val="22"/>
        </w:rPr>
        <w:t xml:space="preserve">health executive, </w:t>
      </w:r>
      <w:r w:rsidR="0010090A" w:rsidRPr="007F576F">
        <w:rPr>
          <w:rFonts w:asciiTheme="minorHAnsi" w:hAnsiTheme="minorHAnsi" w:cstheme="minorHAnsi"/>
          <w:sz w:val="22"/>
          <w:szCs w:val="22"/>
        </w:rPr>
        <w:t>nurs</w:t>
      </w:r>
      <w:r w:rsidR="0027491E" w:rsidRPr="007F576F">
        <w:rPr>
          <w:rFonts w:asciiTheme="minorHAnsi" w:hAnsiTheme="minorHAnsi" w:cstheme="minorHAnsi"/>
          <w:sz w:val="22"/>
          <w:szCs w:val="22"/>
        </w:rPr>
        <w:t>ing</w:t>
      </w:r>
      <w:r w:rsidR="0010090A" w:rsidRPr="007F576F">
        <w:rPr>
          <w:rFonts w:asciiTheme="minorHAnsi" w:hAnsiTheme="minorHAnsi" w:cstheme="minorHAnsi"/>
          <w:sz w:val="22"/>
          <w:szCs w:val="22"/>
        </w:rPr>
        <w:t xml:space="preserve"> assistant</w:t>
      </w:r>
      <w:r w:rsidR="003F422E" w:rsidRPr="007F576F">
        <w:rPr>
          <w:rFonts w:asciiTheme="minorHAnsi" w:hAnsiTheme="minorHAnsi" w:cstheme="minorHAnsi"/>
          <w:sz w:val="22"/>
          <w:szCs w:val="22"/>
        </w:rPr>
        <w:t>,</w:t>
      </w:r>
      <w:r w:rsidR="0010090A"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 xml:space="preserve">physiotherapist, occupational therapist, </w:t>
      </w:r>
      <w:r w:rsidR="0010090A" w:rsidRPr="007F576F">
        <w:rPr>
          <w:rFonts w:asciiTheme="minorHAnsi" w:hAnsiTheme="minorHAnsi" w:cstheme="minorHAnsi"/>
          <w:sz w:val="22"/>
          <w:szCs w:val="22"/>
        </w:rPr>
        <w:t>midwife</w:t>
      </w:r>
      <w:r w:rsidR="0027491E" w:rsidRPr="007F576F">
        <w:rPr>
          <w:rFonts w:asciiTheme="minorHAnsi" w:hAnsiTheme="minorHAnsi" w:cstheme="minorHAnsi"/>
          <w:sz w:val="22"/>
          <w:szCs w:val="22"/>
        </w:rPr>
        <w:t>,</w:t>
      </w:r>
      <w:r w:rsidR="00AD046A" w:rsidRPr="007F576F">
        <w:rPr>
          <w:rFonts w:asciiTheme="minorHAnsi" w:hAnsiTheme="minorHAnsi" w:cstheme="minorHAnsi"/>
          <w:sz w:val="22"/>
          <w:szCs w:val="22"/>
        </w:rPr>
        <w:t xml:space="preserve"> or</w:t>
      </w:r>
      <w:r w:rsidR="002135E1" w:rsidRPr="007F576F">
        <w:rPr>
          <w:rFonts w:asciiTheme="minorHAnsi" w:hAnsiTheme="minorHAnsi" w:cstheme="minorHAnsi"/>
          <w:sz w:val="22"/>
          <w:szCs w:val="22"/>
        </w:rPr>
        <w:t xml:space="preserve"> administrative agent</w:t>
      </w:r>
      <w:r w:rsidR="00AD046A" w:rsidRPr="007F576F">
        <w:rPr>
          <w:rFonts w:asciiTheme="minorHAnsi" w:hAnsiTheme="minorHAnsi" w:cstheme="minorHAnsi"/>
          <w:sz w:val="22"/>
          <w:szCs w:val="22"/>
        </w:rPr>
        <w:t xml:space="preserve">, </w:t>
      </w:r>
      <w:r w:rsidR="0027491E" w:rsidRPr="007F576F">
        <w:rPr>
          <w:rFonts w:asciiTheme="minorHAnsi" w:hAnsiTheme="minorHAnsi" w:cstheme="minorHAnsi"/>
          <w:sz w:val="22"/>
          <w:szCs w:val="22"/>
        </w:rPr>
        <w:t xml:space="preserve">and </w:t>
      </w:r>
      <w:r w:rsidR="00AD046A" w:rsidRPr="007F576F">
        <w:rPr>
          <w:rFonts w:asciiTheme="minorHAnsi" w:hAnsiTheme="minorHAnsi" w:cstheme="minorHAnsi"/>
          <w:sz w:val="22"/>
          <w:szCs w:val="22"/>
        </w:rPr>
        <w:t xml:space="preserve">working in </w:t>
      </w:r>
      <w:r w:rsidR="0027491E" w:rsidRPr="007F576F">
        <w:rPr>
          <w:rFonts w:asciiTheme="minorHAnsi" w:hAnsiTheme="minorHAnsi" w:cstheme="minorHAnsi"/>
          <w:sz w:val="22"/>
          <w:szCs w:val="22"/>
        </w:rPr>
        <w:t>a</w:t>
      </w:r>
      <w:r w:rsidR="00AD046A" w:rsidRPr="007F576F">
        <w:rPr>
          <w:rFonts w:asciiTheme="minorHAnsi" w:hAnsiTheme="minorHAnsi" w:cstheme="minorHAnsi"/>
          <w:sz w:val="22"/>
          <w:szCs w:val="22"/>
        </w:rPr>
        <w:t xml:space="preserve"> public sector</w:t>
      </w:r>
      <w:r w:rsidR="0027491E" w:rsidRPr="007F576F">
        <w:rPr>
          <w:rFonts w:asciiTheme="minorHAnsi" w:hAnsiTheme="minorHAnsi" w:cstheme="minorHAnsi"/>
          <w:sz w:val="22"/>
          <w:szCs w:val="22"/>
        </w:rPr>
        <w:t xml:space="preserve"> organization</w:t>
      </w:r>
      <w:r w:rsidR="0010090A" w:rsidRPr="007F576F">
        <w:rPr>
          <w:rFonts w:asciiTheme="minorHAnsi" w:hAnsiTheme="minorHAnsi" w:cstheme="minorHAnsi"/>
          <w:sz w:val="22"/>
          <w:szCs w:val="22"/>
        </w:rPr>
        <w:t>)</w:t>
      </w:r>
      <w:r w:rsidR="00AD046A" w:rsidRPr="007F576F">
        <w:rPr>
          <w:rFonts w:asciiTheme="minorHAnsi" w:hAnsiTheme="minorHAnsi" w:cstheme="minorHAnsi"/>
          <w:sz w:val="22"/>
          <w:szCs w:val="22"/>
        </w:rPr>
        <w:t xml:space="preserve"> </w:t>
      </w:r>
      <w:r w:rsidR="0027491E" w:rsidRPr="007F576F">
        <w:rPr>
          <w:rFonts w:asciiTheme="minorHAnsi" w:hAnsiTheme="minorHAnsi" w:cstheme="minorHAnsi"/>
          <w:sz w:val="22"/>
          <w:szCs w:val="22"/>
        </w:rPr>
        <w:t xml:space="preserve">and </w:t>
      </w:r>
      <w:r w:rsidR="00AD046A" w:rsidRPr="007F576F">
        <w:rPr>
          <w:rFonts w:asciiTheme="minorHAnsi" w:hAnsiTheme="minorHAnsi" w:cstheme="minorHAnsi"/>
          <w:sz w:val="22"/>
          <w:szCs w:val="22"/>
        </w:rPr>
        <w:t>modifiable (</w:t>
      </w:r>
      <w:proofErr w:type="spellStart"/>
      <w:r w:rsidR="0010090A" w:rsidRPr="007F576F">
        <w:rPr>
          <w:rFonts w:asciiTheme="minorHAnsi" w:hAnsiTheme="minorHAnsi" w:cstheme="minorHAnsi"/>
          <w:sz w:val="22"/>
          <w:szCs w:val="22"/>
        </w:rPr>
        <w:t>nigh</w:t>
      </w:r>
      <w:r w:rsidR="0027491E" w:rsidRPr="007F576F">
        <w:rPr>
          <w:rFonts w:asciiTheme="minorHAnsi" w:hAnsiTheme="minorHAnsi" w:cstheme="minorHAnsi"/>
          <w:sz w:val="22"/>
          <w:szCs w:val="22"/>
        </w:rPr>
        <w:t>ttime</w:t>
      </w:r>
      <w:proofErr w:type="spellEnd"/>
      <w:r w:rsidR="0027491E" w:rsidRPr="007F576F">
        <w:rPr>
          <w:rFonts w:asciiTheme="minorHAnsi" w:hAnsiTheme="minorHAnsi" w:cstheme="minorHAnsi"/>
          <w:sz w:val="22"/>
          <w:szCs w:val="22"/>
        </w:rPr>
        <w:t xml:space="preserve"> work</w:t>
      </w:r>
      <w:r w:rsidR="0010090A" w:rsidRPr="007F576F">
        <w:rPr>
          <w:rFonts w:asciiTheme="minorHAnsi" w:hAnsiTheme="minorHAnsi" w:cstheme="minorHAnsi"/>
          <w:sz w:val="22"/>
          <w:szCs w:val="22"/>
        </w:rPr>
        <w:t xml:space="preserve">, </w:t>
      </w:r>
      <w:r w:rsidR="0027491E" w:rsidRPr="007F576F">
        <w:rPr>
          <w:rFonts w:asciiTheme="minorHAnsi" w:hAnsiTheme="minorHAnsi" w:cstheme="minorHAnsi"/>
          <w:sz w:val="22"/>
          <w:szCs w:val="22"/>
        </w:rPr>
        <w:t xml:space="preserve">work with </w:t>
      </w:r>
      <w:r w:rsidR="0027478E" w:rsidRPr="007F576F">
        <w:rPr>
          <w:rFonts w:asciiTheme="minorHAnsi" w:hAnsiTheme="minorHAnsi" w:cstheme="minorHAnsi"/>
          <w:sz w:val="22"/>
          <w:szCs w:val="22"/>
        </w:rPr>
        <w:t xml:space="preserve">high speed and quantity, high complexity and intensity, high fragmentation and unpredictability, </w:t>
      </w:r>
      <w:r w:rsidR="001C57E9" w:rsidRPr="007F576F">
        <w:rPr>
          <w:rFonts w:asciiTheme="minorHAnsi" w:hAnsiTheme="minorHAnsi" w:cstheme="minorHAnsi"/>
          <w:sz w:val="22"/>
          <w:szCs w:val="22"/>
        </w:rPr>
        <w:t xml:space="preserve">sustained </w:t>
      </w:r>
      <w:r w:rsidR="0027491E" w:rsidRPr="007F576F">
        <w:rPr>
          <w:rFonts w:asciiTheme="minorHAnsi" w:hAnsiTheme="minorHAnsi" w:cstheme="minorHAnsi"/>
          <w:sz w:val="22"/>
          <w:szCs w:val="22"/>
        </w:rPr>
        <w:t xml:space="preserve">workplace </w:t>
      </w:r>
      <w:r w:rsidR="001C57E9" w:rsidRPr="007F576F">
        <w:rPr>
          <w:rFonts w:asciiTheme="minorHAnsi" w:hAnsiTheme="minorHAnsi" w:cstheme="minorHAnsi"/>
          <w:sz w:val="22"/>
          <w:szCs w:val="22"/>
        </w:rPr>
        <w:t xml:space="preserve">bullying, </w:t>
      </w:r>
      <w:r w:rsidR="0027478E" w:rsidRPr="007F576F">
        <w:rPr>
          <w:rFonts w:asciiTheme="minorHAnsi" w:hAnsiTheme="minorHAnsi" w:cstheme="minorHAnsi"/>
          <w:sz w:val="22"/>
          <w:szCs w:val="22"/>
        </w:rPr>
        <w:t>burnout</w:t>
      </w:r>
      <w:r w:rsidR="0027491E" w:rsidRPr="007F576F">
        <w:rPr>
          <w:rFonts w:asciiTheme="minorHAnsi" w:hAnsiTheme="minorHAnsi" w:cstheme="minorHAnsi"/>
          <w:sz w:val="22"/>
          <w:szCs w:val="22"/>
        </w:rPr>
        <w:t>,</w:t>
      </w:r>
      <w:r w:rsidR="001C57E9" w:rsidRPr="007F576F">
        <w:rPr>
          <w:rFonts w:asciiTheme="minorHAnsi" w:hAnsiTheme="minorHAnsi" w:cstheme="minorHAnsi"/>
          <w:sz w:val="22"/>
          <w:szCs w:val="22"/>
        </w:rPr>
        <w:t xml:space="preserve"> and</w:t>
      </w:r>
      <w:r w:rsidR="0027478E" w:rsidRPr="007F576F">
        <w:rPr>
          <w:rFonts w:asciiTheme="minorHAnsi" w:hAnsiTheme="minorHAnsi" w:cstheme="minorHAnsi"/>
          <w:sz w:val="22"/>
          <w:szCs w:val="22"/>
        </w:rPr>
        <w:t xml:space="preserve"> absenteeism</w:t>
      </w:r>
      <w:r w:rsidR="0014398A" w:rsidRPr="007F576F">
        <w:rPr>
          <w:rFonts w:asciiTheme="minorHAnsi" w:hAnsiTheme="minorHAnsi" w:cstheme="minorHAnsi"/>
          <w:sz w:val="22"/>
          <w:szCs w:val="22"/>
        </w:rPr>
        <w:t>)</w:t>
      </w:r>
      <w:r w:rsidR="0027491E" w:rsidRPr="007F576F">
        <w:rPr>
          <w:rFonts w:asciiTheme="minorHAnsi" w:hAnsiTheme="minorHAnsi" w:cstheme="minorHAnsi"/>
          <w:sz w:val="22"/>
          <w:szCs w:val="22"/>
        </w:rPr>
        <w:t xml:space="preserve"> factors</w:t>
      </w:r>
      <w:r w:rsidR="003F51E1" w:rsidRPr="007F576F">
        <w:rPr>
          <w:rFonts w:asciiTheme="minorHAnsi" w:hAnsiTheme="minorHAnsi" w:cstheme="minorHAnsi"/>
          <w:sz w:val="22"/>
          <w:szCs w:val="22"/>
        </w:rPr>
        <w:t>.</w:t>
      </w:r>
      <w:r w:rsidR="0027478E" w:rsidRPr="007F576F">
        <w:rPr>
          <w:rFonts w:asciiTheme="minorHAnsi" w:hAnsiTheme="minorHAnsi" w:cstheme="minorHAnsi"/>
          <w:sz w:val="22"/>
          <w:szCs w:val="22"/>
        </w:rPr>
        <w:t xml:space="preserve"> </w:t>
      </w:r>
      <w:r w:rsidR="003F51E1" w:rsidRPr="007F576F">
        <w:rPr>
          <w:rFonts w:asciiTheme="minorHAnsi" w:hAnsiTheme="minorHAnsi" w:cstheme="minorHAnsi"/>
          <w:sz w:val="22"/>
          <w:szCs w:val="22"/>
        </w:rPr>
        <w:t>K</w:t>
      </w:r>
      <w:r w:rsidR="00AD046A" w:rsidRPr="007F576F">
        <w:rPr>
          <w:rFonts w:asciiTheme="minorHAnsi" w:hAnsiTheme="minorHAnsi" w:cstheme="minorHAnsi"/>
          <w:sz w:val="22"/>
          <w:szCs w:val="22"/>
        </w:rPr>
        <w:t xml:space="preserve">nown </w:t>
      </w:r>
      <w:r w:rsidR="0027491E" w:rsidRPr="007F576F">
        <w:rPr>
          <w:rFonts w:asciiTheme="minorHAnsi" w:hAnsiTheme="minorHAnsi" w:cstheme="minorHAnsi"/>
          <w:sz w:val="22"/>
          <w:szCs w:val="22"/>
        </w:rPr>
        <w:t xml:space="preserve">work </w:t>
      </w:r>
      <w:r w:rsidR="00AD046A" w:rsidRPr="007F576F">
        <w:rPr>
          <w:rFonts w:asciiTheme="minorHAnsi" w:hAnsiTheme="minorHAnsi" w:cstheme="minorHAnsi"/>
          <w:sz w:val="22"/>
          <w:szCs w:val="22"/>
        </w:rPr>
        <w:t>schedule</w:t>
      </w:r>
      <w:r w:rsidR="0027478E" w:rsidRPr="007F576F">
        <w:rPr>
          <w:rFonts w:asciiTheme="minorHAnsi" w:hAnsiTheme="minorHAnsi" w:cstheme="minorHAnsi"/>
          <w:sz w:val="22"/>
          <w:szCs w:val="22"/>
        </w:rPr>
        <w:t xml:space="preserve">, </w:t>
      </w:r>
      <w:r w:rsidR="0027491E" w:rsidRPr="007F576F">
        <w:rPr>
          <w:rFonts w:asciiTheme="minorHAnsi" w:hAnsiTheme="minorHAnsi" w:cstheme="minorHAnsi"/>
          <w:sz w:val="22"/>
          <w:szCs w:val="22"/>
        </w:rPr>
        <w:t xml:space="preserve">work with high </w:t>
      </w:r>
      <w:r w:rsidR="0027478E" w:rsidRPr="007F576F">
        <w:rPr>
          <w:rFonts w:asciiTheme="minorHAnsi" w:hAnsiTheme="minorHAnsi" w:cstheme="minorHAnsi"/>
          <w:sz w:val="22"/>
          <w:szCs w:val="22"/>
        </w:rPr>
        <w:t xml:space="preserve">decision-making latitude, </w:t>
      </w:r>
      <w:r w:rsidR="0027491E" w:rsidRPr="007F576F">
        <w:rPr>
          <w:rFonts w:asciiTheme="minorHAnsi" w:hAnsiTheme="minorHAnsi" w:cstheme="minorHAnsi"/>
          <w:sz w:val="22"/>
          <w:szCs w:val="22"/>
        </w:rPr>
        <w:t xml:space="preserve">high </w:t>
      </w:r>
      <w:r w:rsidR="0027478E" w:rsidRPr="007F576F">
        <w:rPr>
          <w:rFonts w:asciiTheme="minorHAnsi" w:hAnsiTheme="minorHAnsi" w:cstheme="minorHAnsi"/>
          <w:sz w:val="22"/>
          <w:szCs w:val="22"/>
        </w:rPr>
        <w:t xml:space="preserve">use of skills, and </w:t>
      </w:r>
      <w:r w:rsidR="0027491E" w:rsidRPr="007F576F">
        <w:rPr>
          <w:rFonts w:asciiTheme="minorHAnsi" w:hAnsiTheme="minorHAnsi" w:cstheme="minorHAnsi"/>
          <w:sz w:val="22"/>
          <w:szCs w:val="22"/>
        </w:rPr>
        <w:t xml:space="preserve">high </w:t>
      </w:r>
      <w:r w:rsidR="0027478E" w:rsidRPr="007F576F">
        <w:rPr>
          <w:rFonts w:asciiTheme="minorHAnsi" w:hAnsiTheme="minorHAnsi" w:cstheme="minorHAnsi"/>
          <w:sz w:val="22"/>
          <w:szCs w:val="22"/>
        </w:rPr>
        <w:t xml:space="preserve">emotional support by colleagues were associated with good sleep. </w:t>
      </w:r>
      <w:r w:rsidR="0027491E" w:rsidRPr="007F576F">
        <w:rPr>
          <w:rFonts w:asciiTheme="minorHAnsi" w:hAnsiTheme="minorHAnsi" w:cstheme="minorHAnsi"/>
          <w:sz w:val="22"/>
          <w:szCs w:val="22"/>
        </w:rPr>
        <w:t xml:space="preserve">These </w:t>
      </w:r>
      <w:r w:rsidR="00AD046A" w:rsidRPr="007F576F">
        <w:rPr>
          <w:rFonts w:asciiTheme="minorHAnsi" w:hAnsiTheme="minorHAnsi" w:cstheme="minorHAnsi"/>
          <w:sz w:val="22"/>
          <w:szCs w:val="22"/>
        </w:rPr>
        <w:t xml:space="preserve">factors were associated with all </w:t>
      </w:r>
      <w:r w:rsidR="0027491E" w:rsidRPr="007F576F">
        <w:rPr>
          <w:rFonts w:asciiTheme="minorHAnsi" w:hAnsiTheme="minorHAnsi" w:cstheme="minorHAnsi"/>
          <w:sz w:val="22"/>
          <w:szCs w:val="22"/>
        </w:rPr>
        <w:t xml:space="preserve">sleep </w:t>
      </w:r>
      <w:r w:rsidR="00AD046A" w:rsidRPr="007F576F">
        <w:rPr>
          <w:rFonts w:asciiTheme="minorHAnsi" w:hAnsiTheme="minorHAnsi" w:cstheme="minorHAnsi"/>
          <w:sz w:val="22"/>
          <w:szCs w:val="22"/>
        </w:rPr>
        <w:t>dimensions</w:t>
      </w:r>
      <w:r w:rsidR="0027491E"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except for</w:t>
      </w:r>
      <w:r w:rsidR="0027491E" w:rsidRPr="007F576F">
        <w:rPr>
          <w:rFonts w:asciiTheme="minorHAnsi" w:hAnsiTheme="minorHAnsi" w:cstheme="minorHAnsi"/>
          <w:sz w:val="22"/>
          <w:szCs w:val="22"/>
        </w:rPr>
        <w:t xml:space="preserve"> use of</w:t>
      </w:r>
      <w:r w:rsidR="00AD046A" w:rsidRPr="007F576F">
        <w:rPr>
          <w:rFonts w:asciiTheme="minorHAnsi" w:hAnsiTheme="minorHAnsi" w:cstheme="minorHAnsi"/>
          <w:sz w:val="22"/>
          <w:szCs w:val="22"/>
        </w:rPr>
        <w:t xml:space="preserve"> sleep</w:t>
      </w:r>
      <w:r w:rsidR="0027491E"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 xml:space="preserve">medication and </w:t>
      </w:r>
      <w:r w:rsidR="007E7E95" w:rsidRPr="007F576F">
        <w:rPr>
          <w:rFonts w:asciiTheme="minorHAnsi" w:hAnsiTheme="minorHAnsi" w:cstheme="minorHAnsi"/>
          <w:sz w:val="22"/>
          <w:szCs w:val="22"/>
        </w:rPr>
        <w:t>daytime dysfunction</w:t>
      </w:r>
      <w:r w:rsidR="0027491E" w:rsidRPr="007F576F">
        <w:rPr>
          <w:rFonts w:asciiTheme="minorHAnsi" w:hAnsiTheme="minorHAnsi" w:cstheme="minorHAnsi"/>
          <w:sz w:val="22"/>
          <w:szCs w:val="22"/>
        </w:rPr>
        <w:t>, which</w:t>
      </w:r>
      <w:r w:rsidR="0027478E" w:rsidRPr="007F576F">
        <w:rPr>
          <w:rFonts w:asciiTheme="minorHAnsi" w:hAnsiTheme="minorHAnsi" w:cstheme="minorHAnsi"/>
          <w:sz w:val="22"/>
          <w:szCs w:val="22"/>
        </w:rPr>
        <w:t xml:space="preserve"> had</w:t>
      </w:r>
      <w:r w:rsidR="0027491E" w:rsidRPr="007F576F">
        <w:rPr>
          <w:rFonts w:asciiTheme="minorHAnsi" w:hAnsiTheme="minorHAnsi" w:cstheme="minorHAnsi"/>
          <w:sz w:val="22"/>
          <w:szCs w:val="22"/>
        </w:rPr>
        <w:t xml:space="preserve"> the</w:t>
      </w:r>
      <w:r w:rsidR="0027478E" w:rsidRPr="007F576F">
        <w:rPr>
          <w:rFonts w:asciiTheme="minorHAnsi" w:hAnsiTheme="minorHAnsi" w:cstheme="minorHAnsi"/>
          <w:sz w:val="22"/>
          <w:szCs w:val="22"/>
        </w:rPr>
        <w:t xml:space="preserve"> opposite association with age and no </w:t>
      </w:r>
      <w:r w:rsidR="00E87A6F" w:rsidRPr="007F576F">
        <w:rPr>
          <w:rFonts w:asciiTheme="minorHAnsi" w:hAnsiTheme="minorHAnsi" w:cstheme="minorHAnsi"/>
          <w:sz w:val="22"/>
          <w:szCs w:val="22"/>
        </w:rPr>
        <w:t xml:space="preserve">statistically </w:t>
      </w:r>
      <w:r w:rsidR="00AD046A" w:rsidRPr="007F576F">
        <w:rPr>
          <w:rFonts w:asciiTheme="minorHAnsi" w:hAnsiTheme="minorHAnsi" w:cstheme="minorHAnsi"/>
          <w:sz w:val="22"/>
          <w:szCs w:val="22"/>
        </w:rPr>
        <w:t xml:space="preserve">significant </w:t>
      </w:r>
      <w:r w:rsidR="0027478E" w:rsidRPr="007F576F">
        <w:rPr>
          <w:rFonts w:asciiTheme="minorHAnsi" w:hAnsiTheme="minorHAnsi" w:cstheme="minorHAnsi"/>
          <w:sz w:val="22"/>
          <w:szCs w:val="22"/>
        </w:rPr>
        <w:t>association with profession</w:t>
      </w:r>
      <w:r w:rsidR="00B87964" w:rsidRPr="007F576F">
        <w:rPr>
          <w:rFonts w:asciiTheme="minorHAnsi" w:hAnsiTheme="minorHAnsi" w:cstheme="minorHAnsi"/>
          <w:sz w:val="22"/>
          <w:szCs w:val="22"/>
        </w:rPr>
        <w:t>.</w:t>
      </w:r>
      <w:r w:rsidR="00AE5BAD" w:rsidRPr="007F576F">
        <w:rPr>
          <w:rFonts w:asciiTheme="minorHAnsi" w:hAnsiTheme="minorHAnsi" w:cstheme="minorHAnsi"/>
          <w:sz w:val="22"/>
          <w:szCs w:val="22"/>
        </w:rPr>
        <w:t xml:space="preserve"> </w:t>
      </w:r>
      <w:r w:rsidR="007F300C" w:rsidRPr="007F576F">
        <w:rPr>
          <w:rFonts w:asciiTheme="minorHAnsi" w:hAnsiTheme="minorHAnsi" w:cstheme="minorHAnsi"/>
          <w:sz w:val="22"/>
          <w:szCs w:val="22"/>
        </w:rPr>
        <w:t xml:space="preserve">Most of the associations </w:t>
      </w:r>
      <w:r w:rsidR="0027491E" w:rsidRPr="007F576F">
        <w:rPr>
          <w:rFonts w:asciiTheme="minorHAnsi" w:hAnsiTheme="minorHAnsi" w:cstheme="minorHAnsi"/>
          <w:sz w:val="22"/>
          <w:szCs w:val="22"/>
        </w:rPr>
        <w:t>of</w:t>
      </w:r>
      <w:r w:rsidR="007F300C" w:rsidRPr="007F576F">
        <w:rPr>
          <w:rFonts w:asciiTheme="minorHAnsi" w:hAnsiTheme="minorHAnsi" w:cstheme="minorHAnsi"/>
          <w:sz w:val="22"/>
          <w:szCs w:val="22"/>
        </w:rPr>
        <w:t xml:space="preserve"> individual and professional factors </w:t>
      </w:r>
      <w:r w:rsidR="0027491E" w:rsidRPr="007F576F">
        <w:rPr>
          <w:rFonts w:asciiTheme="minorHAnsi" w:hAnsiTheme="minorHAnsi" w:cstheme="minorHAnsi"/>
          <w:sz w:val="22"/>
          <w:szCs w:val="22"/>
        </w:rPr>
        <w:t>with</w:t>
      </w:r>
      <w:r w:rsidR="007F300C" w:rsidRPr="007F576F">
        <w:rPr>
          <w:rFonts w:asciiTheme="minorHAnsi" w:hAnsiTheme="minorHAnsi" w:cstheme="minorHAnsi"/>
          <w:sz w:val="22"/>
          <w:szCs w:val="22"/>
        </w:rPr>
        <w:t xml:space="preserve"> </w:t>
      </w:r>
      <w:r w:rsidR="00C7322F" w:rsidRPr="007F576F">
        <w:rPr>
          <w:rFonts w:asciiTheme="minorHAnsi" w:hAnsiTheme="minorHAnsi" w:cstheme="minorHAnsi"/>
          <w:sz w:val="22"/>
          <w:szCs w:val="22"/>
        </w:rPr>
        <w:t xml:space="preserve">poor </w:t>
      </w:r>
      <w:r w:rsidR="007F300C" w:rsidRPr="007F576F">
        <w:rPr>
          <w:rFonts w:asciiTheme="minorHAnsi" w:hAnsiTheme="minorHAnsi" w:cstheme="minorHAnsi"/>
          <w:sz w:val="22"/>
          <w:szCs w:val="22"/>
        </w:rPr>
        <w:t xml:space="preserve">sleep varied </w:t>
      </w:r>
      <w:r w:rsidR="0027491E" w:rsidRPr="007F576F">
        <w:rPr>
          <w:rFonts w:asciiTheme="minorHAnsi" w:hAnsiTheme="minorHAnsi" w:cstheme="minorHAnsi"/>
          <w:sz w:val="22"/>
          <w:szCs w:val="22"/>
        </w:rPr>
        <w:t>among</w:t>
      </w:r>
      <w:r w:rsidR="007F300C" w:rsidRPr="007F576F">
        <w:rPr>
          <w:rFonts w:asciiTheme="minorHAnsi" w:hAnsiTheme="minorHAnsi" w:cstheme="minorHAnsi"/>
          <w:sz w:val="22"/>
          <w:szCs w:val="22"/>
        </w:rPr>
        <w:t xml:space="preserve"> professions, suggesting that interventions should be </w:t>
      </w:r>
      <w:r w:rsidR="0027491E" w:rsidRPr="007F576F">
        <w:rPr>
          <w:rFonts w:asciiTheme="minorHAnsi" w:hAnsiTheme="minorHAnsi" w:cstheme="minorHAnsi"/>
          <w:sz w:val="22"/>
          <w:szCs w:val="22"/>
        </w:rPr>
        <w:t>tailored</w:t>
      </w:r>
      <w:r w:rsidR="007F300C" w:rsidRPr="007F576F">
        <w:rPr>
          <w:rFonts w:asciiTheme="minorHAnsi" w:hAnsiTheme="minorHAnsi" w:cstheme="minorHAnsi"/>
          <w:sz w:val="22"/>
          <w:szCs w:val="22"/>
        </w:rPr>
        <w:t xml:space="preserve"> according to the </w:t>
      </w:r>
      <w:r w:rsidR="0027491E" w:rsidRPr="007F576F">
        <w:rPr>
          <w:rFonts w:asciiTheme="minorHAnsi" w:hAnsiTheme="minorHAnsi" w:cstheme="minorHAnsi"/>
          <w:sz w:val="22"/>
          <w:szCs w:val="22"/>
        </w:rPr>
        <w:t>profession</w:t>
      </w:r>
      <w:r w:rsidR="007F300C" w:rsidRPr="007F576F">
        <w:rPr>
          <w:rFonts w:asciiTheme="minorHAnsi" w:hAnsiTheme="minorHAnsi" w:cstheme="minorHAnsi"/>
          <w:sz w:val="22"/>
          <w:szCs w:val="22"/>
        </w:rPr>
        <w:t>.</w:t>
      </w:r>
    </w:p>
    <w:p w14:paraId="72EC8B19" w14:textId="77777777" w:rsidR="00C7322F" w:rsidRPr="007F576F" w:rsidRDefault="00C7322F" w:rsidP="00004692">
      <w:pPr>
        <w:jc w:val="both"/>
        <w:rPr>
          <w:rFonts w:asciiTheme="minorHAnsi" w:hAnsiTheme="minorHAnsi" w:cstheme="minorHAnsi"/>
          <w:sz w:val="22"/>
          <w:szCs w:val="22"/>
        </w:rPr>
      </w:pPr>
    </w:p>
    <w:p w14:paraId="4E2C57DC" w14:textId="6E53CEEE" w:rsidR="00E66C69" w:rsidRPr="007F576F" w:rsidRDefault="0027491E" w:rsidP="00004692">
      <w:pPr>
        <w:jc w:val="both"/>
        <w:rPr>
          <w:rFonts w:asciiTheme="minorHAnsi" w:hAnsiTheme="minorHAnsi" w:cstheme="minorHAnsi"/>
          <w:sz w:val="22"/>
          <w:szCs w:val="22"/>
        </w:rPr>
      </w:pPr>
      <w:r w:rsidRPr="007F576F">
        <w:rPr>
          <w:rFonts w:asciiTheme="minorHAnsi" w:hAnsiTheme="minorHAnsi" w:cstheme="minorHAnsi"/>
          <w:sz w:val="22"/>
          <w:szCs w:val="22"/>
        </w:rPr>
        <w:t xml:space="preserve">In the present study, </w:t>
      </w:r>
      <w:r w:rsidR="00505006" w:rsidRPr="007F576F">
        <w:rPr>
          <w:rFonts w:asciiTheme="minorHAnsi" w:hAnsiTheme="minorHAnsi" w:cstheme="minorHAnsi"/>
          <w:sz w:val="22"/>
          <w:szCs w:val="22"/>
        </w:rPr>
        <w:t xml:space="preserve">64.8% </w:t>
      </w:r>
      <w:r w:rsidRPr="007F576F">
        <w:rPr>
          <w:rFonts w:asciiTheme="minorHAnsi" w:hAnsiTheme="minorHAnsi" w:cstheme="minorHAnsi"/>
          <w:sz w:val="22"/>
          <w:szCs w:val="22"/>
        </w:rPr>
        <w:t xml:space="preserve">of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had poor sleep, in line with a survey conducted over the same period in</w:t>
      </w:r>
      <w:r w:rsidR="00505006" w:rsidRPr="007F576F">
        <w:rPr>
          <w:rFonts w:asciiTheme="minorHAnsi" w:hAnsiTheme="minorHAnsi" w:cstheme="minorHAnsi"/>
          <w:sz w:val="22"/>
          <w:szCs w:val="22"/>
        </w:rPr>
        <w:t xml:space="preserve"> which </w:t>
      </w:r>
      <w:r w:rsidRPr="007F576F">
        <w:rPr>
          <w:rFonts w:asciiTheme="minorHAnsi" w:hAnsiTheme="minorHAnsi" w:cstheme="minorHAnsi"/>
          <w:sz w:val="22"/>
          <w:szCs w:val="22"/>
        </w:rPr>
        <w:t xml:space="preserve">63-67% of the French general population had disrupted sleep </w:t>
      </w:r>
      <w:r w:rsidR="00505006"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{"citationID":"ARaqPgdL","properties":{"formattedCitation":"(Sant\\uc0\\u233{} Publique France [Public Health France], 2021)","plainCitation":"(Santé Publique France [Public Health France], 2021)","noteIndex":0},"citationItems":[{"id":3785,"uris":["http://zotero.org/users/5596036/items/UYSSZNBS"],"itemData":{"id":3785,"type":"article-journal","title":"CoviPrev : une enquête pour suivre l'évolution des comportements et de la santé mentale pendant l'épidémie de Covid-19 [CoviPrev: a survey to follow the evolution of behaviors and mental health during the Covid-19 outbreak] https://www.santepubliquefrance.fr/etudes-et-enquetes/","author":[{"family":"Santé Publique France [Public Health France]","given":""}],"issued":{"date-parts":[["2021"]]}}}],"schema":"https://github.com/citation-style-language/schema/raw/master/csl-citation.json"} </w:instrText>
      </w:r>
      <w:r w:rsidR="00505006" w:rsidRPr="007F576F">
        <w:rPr>
          <w:rFonts w:asciiTheme="minorHAnsi" w:hAnsiTheme="minorHAnsi" w:cstheme="minorHAnsi"/>
          <w:sz w:val="22"/>
          <w:szCs w:val="22"/>
        </w:rPr>
        <w:fldChar w:fldCharType="separate"/>
      </w:r>
      <w:r w:rsidR="007C3589" w:rsidRPr="007F576F">
        <w:rPr>
          <w:rFonts w:ascii="Calibri" w:hAnsiTheme="minorHAnsi" w:cs="Calibri"/>
          <w:sz w:val="22"/>
        </w:rPr>
        <w:t>(Santé Publique France [Public Health France], 2021)</w:t>
      </w:r>
      <w:r w:rsidR="00505006" w:rsidRPr="007F576F">
        <w:rPr>
          <w:rFonts w:asciiTheme="minorHAnsi" w:hAnsiTheme="minorHAnsi" w:cstheme="minorHAnsi"/>
          <w:sz w:val="22"/>
          <w:szCs w:val="22"/>
        </w:rPr>
        <w:fldChar w:fldCharType="end"/>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An Italian study found that 75% of nurses had </w:t>
      </w:r>
      <w:r w:rsidR="00505006" w:rsidRPr="007F576F">
        <w:rPr>
          <w:rFonts w:asciiTheme="minorHAnsi" w:hAnsiTheme="minorHAnsi" w:cstheme="minorHAnsi"/>
          <w:sz w:val="22"/>
          <w:szCs w:val="22"/>
        </w:rPr>
        <w:t>poor sleep</w:t>
      </w:r>
      <w:r w:rsidRPr="007F576F">
        <w:rPr>
          <w:rFonts w:asciiTheme="minorHAnsi" w:hAnsiTheme="minorHAnsi" w:cstheme="minorHAnsi"/>
          <w:sz w:val="22"/>
          <w:szCs w:val="22"/>
        </w:rPr>
        <w:t>, as</w:t>
      </w:r>
      <w:r w:rsidR="00505006" w:rsidRPr="007F576F">
        <w:rPr>
          <w:rFonts w:asciiTheme="minorHAnsi" w:hAnsiTheme="minorHAnsi" w:cstheme="minorHAnsi"/>
          <w:sz w:val="22"/>
          <w:szCs w:val="22"/>
        </w:rPr>
        <w:t xml:space="preserve"> measured by the PSQI</w:t>
      </w:r>
      <w:r w:rsidRPr="007F576F">
        <w:rPr>
          <w:rFonts w:asciiTheme="minorHAnsi" w:hAnsiTheme="minorHAnsi" w:cstheme="minorHAnsi"/>
          <w:sz w:val="22"/>
          <w:szCs w:val="22"/>
        </w:rPr>
        <w:t>,</w:t>
      </w:r>
      <w:r w:rsidR="00505006" w:rsidRPr="007F576F">
        <w:rPr>
          <w:rFonts w:asciiTheme="minorHAnsi" w:hAnsiTheme="minorHAnsi" w:cstheme="minorHAnsi"/>
          <w:sz w:val="22"/>
          <w:szCs w:val="22"/>
        </w:rPr>
        <w:t xml:space="preserve"> during the </w:t>
      </w:r>
      <w:r w:rsidRPr="007F576F">
        <w:rPr>
          <w:rFonts w:asciiTheme="minorHAnsi" w:hAnsiTheme="minorHAnsi" w:cstheme="minorHAnsi"/>
          <w:sz w:val="22"/>
          <w:szCs w:val="22"/>
        </w:rPr>
        <w:t>COVID-19 pandemic</w:t>
      </w:r>
      <w:r w:rsidR="00505006" w:rsidRPr="007F576F">
        <w:rPr>
          <w:rFonts w:asciiTheme="minorHAnsi" w:hAnsiTheme="minorHAnsi" w:cstheme="minorHAnsi"/>
          <w:sz w:val="22"/>
          <w:szCs w:val="22"/>
        </w:rPr>
        <w:t xml:space="preserve"> </w:t>
      </w:r>
      <w:r w:rsidR="00505006"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{"citationID":"V17Bi8pF","properties":{"formattedCitation":"(Simonetti et al., 2021)","plainCitation":"(Simonetti et al., 2021)","noteIndex":0},"citationItems":[{"id":3967,"uris":["http://zotero.org/users/5596036/items/69VF5IQZ"],"itemData":{"id":3967,"type":"article-journal","abstract":"Aim and objectives\nTo assess the prevalence of anxiety, sleep disorders and self‐efficacy and their predicting factors among nurses facing COVID‐19.\n\nBackground\nThe spread of COVID‐19 throughout the world determined a series of modifications of several National Health Service organisations, with a potential series of psychological consequences among nurses, who were particularly afflicted by this situation of changes and precariousness.\n\nDesign\nA cross‐sectional study was carried out from February–April 2020.\n\nMethods\nA total of 1,005 nurses employed in different Italian hospital wards, during the COVID‐19 pandemic, were recruited. Analyses were based on descriptive statistics and multivariate logistic regression. The STROBE checklist for cross‐sectional studies was used in this study.\n\nResults\nThe prevalence of sleep disturbances, moderate anxiety and low self‐efficacy was 71.4%, 33.23% and 50.65%, respectively. We found a positive correlation between anxiety and sleep quality (0.408; p &lt; .0001) and negative correlations between self‐efficacy and anxiety (−0.217; p &lt; .0001) and sleep quality and self‐efficacy (−0.134; p &lt; .0001)., The factor independently associated with all variables was gender. Females were more prone to sleep disturbances, anxiety and low levels of self‐efficacy than males (p &lt; .05).\n\nConclusions\nThe prevalence of anxiety, sleep disorders and low self‐efficacy among Italian nurses during the COVID‐19 pandemic was high. Healthcare managers should recognise and consider these results to reduce the risk of the onset of major mental problems that could result in post‐traumatic stress disorder.\n\nRelevance to clinical practice\nNurses facing major incidents as COVID‐19 pandemic are among healthcare personnel exposed to a high risk to develop psychological disturbance that should be assessed and recognised, in order to find helpful coping strategies to inform support services and avoid to hesitate in post‐traumatic stress disorders.","container-title":"Journal of Clinical Nursing","DOI":"10.1111/jocn.15685","ISSN":"0962-1067","issue":"9-10","journalAbbreviation":"J Clin Nurs","note":"PMID: 33534934\nPMCID: PMC8012992","page":"1360-1371","source":"PubMed Central","title":"Anxiety, sleep disorders and self‐efficacy among nurses during COVID‐19 pandemic: A large cross‐sectional study","title-short":"Anxiety, sleep disorders and self‐efficacy among nurses during COVID‐19 pandemic","volume":"30","author":[{"family":"Simonetti","given":"Valentina"},{"family":"Durante","given":"Angela"},{"family":"Ambrosca","given":"Rossella"},{"family":"Arcadi","given":"Paola"},{"family":"Graziano","given":"Giusi"},{"family":"Pucciarelli","given":"Gianluca"},{"family":"Simeone","given":"Silvio"},{"family":"Vellone","given":"Ercole"},{"family":"Alvaro","given":"Rosaria"},{"family":"Cicolini","given":"Giancarlo"}],"issued":{"date-parts":[["2021",5]]}}}],"schema":"https://github.com/citation-style-language/schema/raw/master/csl-citation.json"} </w:instrText>
      </w:r>
      <w:r w:rsidR="00505006"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(Simonetti et al., 2021)</w:t>
      </w:r>
      <w:r w:rsidR="00505006" w:rsidRPr="007F576F">
        <w:rPr>
          <w:rFonts w:asciiTheme="minorHAnsi" w:hAnsiTheme="minorHAnsi" w:cstheme="minorHAnsi"/>
          <w:sz w:val="22"/>
          <w:szCs w:val="22"/>
        </w:rPr>
        <w:fldChar w:fldCharType="end"/>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similar to our results (</w:t>
      </w:r>
      <w:r w:rsidR="00505006" w:rsidRPr="007F576F">
        <w:rPr>
          <w:rFonts w:asciiTheme="minorHAnsi" w:hAnsiTheme="minorHAnsi" w:cstheme="minorHAnsi"/>
          <w:sz w:val="22"/>
          <w:szCs w:val="22"/>
        </w:rPr>
        <w:t>69.9%</w:t>
      </w:r>
      <w:r w:rsidRPr="007F576F">
        <w:rPr>
          <w:rFonts w:asciiTheme="minorHAnsi" w:hAnsiTheme="minorHAnsi" w:cstheme="minorHAnsi"/>
          <w:sz w:val="22"/>
          <w:szCs w:val="22"/>
        </w:rPr>
        <w:t>)</w:t>
      </w:r>
      <w:r w:rsidR="00505006" w:rsidRPr="007F576F">
        <w:rPr>
          <w:rFonts w:asciiTheme="minorHAnsi" w:hAnsiTheme="minorHAnsi" w:cstheme="minorHAnsi"/>
          <w:sz w:val="22"/>
          <w:szCs w:val="22"/>
        </w:rPr>
        <w:t xml:space="preserve">. Therefore, our </w:t>
      </w:r>
      <w:r w:rsidRPr="007F576F">
        <w:rPr>
          <w:rFonts w:asciiTheme="minorHAnsi" w:hAnsiTheme="minorHAnsi" w:cstheme="minorHAnsi"/>
          <w:sz w:val="22"/>
          <w:szCs w:val="22"/>
        </w:rPr>
        <w:t>results are in line</w:t>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with those of previous studies performed on other populations. The present</w:t>
      </w:r>
      <w:r w:rsidR="00013642" w:rsidRPr="007F576F">
        <w:rPr>
          <w:rFonts w:asciiTheme="minorHAnsi" w:hAnsiTheme="minorHAnsi" w:cstheme="minorHAnsi"/>
          <w:sz w:val="22"/>
          <w:szCs w:val="22"/>
        </w:rPr>
        <w:t xml:space="preserve"> study </w:t>
      </w:r>
      <w:r w:rsidRPr="007F576F">
        <w:rPr>
          <w:rFonts w:asciiTheme="minorHAnsi" w:hAnsiTheme="minorHAnsi" w:cstheme="minorHAnsi"/>
          <w:sz w:val="22"/>
          <w:szCs w:val="22"/>
        </w:rPr>
        <w:t xml:space="preserve">also confirmed several novel </w:t>
      </w:r>
      <w:r w:rsidR="00505006" w:rsidRPr="007F576F">
        <w:rPr>
          <w:rFonts w:asciiTheme="minorHAnsi" w:hAnsiTheme="minorHAnsi" w:cstheme="minorHAnsi"/>
          <w:sz w:val="22"/>
          <w:szCs w:val="22"/>
        </w:rPr>
        <w:t xml:space="preserve">associations between </w:t>
      </w:r>
      <w:r w:rsidRPr="007F576F">
        <w:rPr>
          <w:rFonts w:asciiTheme="minorHAnsi" w:hAnsiTheme="minorHAnsi" w:cstheme="minorHAnsi"/>
          <w:sz w:val="22"/>
          <w:szCs w:val="22"/>
        </w:rPr>
        <w:t>w</w:t>
      </w:r>
      <w:r w:rsidR="00EA2939" w:rsidRPr="007F576F">
        <w:rPr>
          <w:rFonts w:asciiTheme="minorHAnsi" w:hAnsiTheme="minorHAnsi" w:cstheme="minorHAnsi"/>
          <w:sz w:val="22"/>
          <w:szCs w:val="22"/>
        </w:rPr>
        <w:t>ork environment</w:t>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characteristics </w:t>
      </w:r>
      <w:r w:rsidR="00505006" w:rsidRPr="007F576F">
        <w:rPr>
          <w:rFonts w:asciiTheme="minorHAnsi" w:hAnsiTheme="minorHAnsi" w:cstheme="minorHAnsi"/>
          <w:sz w:val="22"/>
          <w:szCs w:val="22"/>
        </w:rPr>
        <w:t xml:space="preserve">and poor sleep suggested in </w:t>
      </w:r>
      <w:r w:rsidRPr="007F576F">
        <w:rPr>
          <w:rFonts w:asciiTheme="minorHAnsi" w:hAnsiTheme="minorHAnsi" w:cstheme="minorHAnsi"/>
          <w:sz w:val="22"/>
          <w:szCs w:val="22"/>
        </w:rPr>
        <w:t>previous preliminary</w:t>
      </w:r>
      <w:r w:rsidR="00505006" w:rsidRPr="007F576F">
        <w:rPr>
          <w:rFonts w:asciiTheme="minorHAnsi" w:hAnsiTheme="minorHAnsi" w:cstheme="minorHAnsi"/>
          <w:sz w:val="22"/>
          <w:szCs w:val="22"/>
        </w:rPr>
        <w:t xml:space="preserve"> studies </w:t>
      </w:r>
      <w:r w:rsidR="00505006" w:rsidRPr="007F576F">
        <w:rPr>
          <w:rFonts w:asciiTheme="minorHAnsi" w:hAnsiTheme="minorHAnsi" w:cstheme="minorHAnsi"/>
          <w:sz w:val="22"/>
          <w:szCs w:val="22"/>
        </w:rPr>
        <w:fldChar w:fldCharType="begin"/>
      </w:r>
      <w:r w:rsidR="007C3589" w:rsidRPr="007F576F">
        <w:rPr>
          <w:rFonts w:asciiTheme="minorHAnsi" w:hAnsiTheme="minorHAnsi" w:cstheme="minorHAnsi"/>
          <w:sz w:val="22"/>
          <w:szCs w:val="22"/>
        </w:rPr>
        <w:instrText xml:space="preserve"> ADDIN ZOTERO_ITEM CSL_CITATION {"citationID":"1jn5P0oJ","properties":{"formattedCitation":"(Dutheil et al., 2022; Portela et al., 2015; Rydstedt and Devereux, 2013)","plainCitation":"(Dutheil et al., 2022; Portela et al., 2015; Rydstedt and Devereux, 2013)","noteIndex":0},"citationItems":[{"id":3982,"uris":["http://zotero.org/users/5596036/items/LHA9YYXC"],"itemData":{"id":3982,"type":"article-journal","abstract":"Objectives\nWork-related stress is a major concern. One of the best performing models is the Job Content Questionnaire (JCQ) of Karasek, assessing job demand and job control using 18 items. However, the JCQ is long and complex. Visual Analogue Scales (VASs) are easy to use and quick to implement. VASs have been validated to assess pain and occupational stress; however, VASs demand and control have not been evaluated. Therefore, we aimed to validate the use of VAS demand and control compared with the 18 items of the JCQ.\n\nDesign\nWe implemented a cross-sectional observational study, by administering a self-reported questionnaire to the users of Wittyfit software, with a second test (retest) proposed 1 week later. In addition to JCQ, VAS demand and control, we measured sociodemographic outcomes, as well as characteristics of work, sleep, well-being, stress, depression and anxiety.\n\nParticipants\n190 volunteers French workers using WittyFit software participated in the study, and 129 completed the test–retest.\n\nResults\nVAS demand and VAS control correlated with the two Karasek domains from the JCQ, respectively, at 0.59 and 0.57 (p&lt;0.001). Test–retest reliability highlighted concordance coefficients higher than 0.70. Sensitivity was higher than 70% for each VAS. External validity was acceptable. For both demand and control, VAS cut-offs were 75/100. Compared with other workers, senior executives and individuals with master’s degrees had higher levels of job control but did not differ in job demand using the VAS and JCQ.\n\nConclusions\nVAS demand and VAS control are valid, quick, easy to use, and reliable tools for the assessment of job demand and job control. They can be used in daily clinical practice for primary prevention and diagnosis. However, when results are over 75 mm on VAS, we promote the use of JCQ to be more discriminant and specific to initiate action plans to help workers.\n\nTrial registration number\nNCT02596737.","container-title":"BMJ Open","DOI":"10.1136/bmjopen-2020-046403","ISSN":"2044-6055","issue":"3","journalAbbreviation":"BMJ Open","note":"PMID: 35301199\nPMCID: PMC8932271","page":"e046403","source":"PubMed Central","title":"Validation of Visual Analogue Scales of job demand and job control at the workplace: a cross-sectional study","title-short":"Validation of Visual Analogue Scales of job demand and job control at the workplace","volume":"12","author":[{"family":"Dutheil","given":"Frederic"},{"family":"Pereira","given":"Bruno"},{"family":"Bouillon-Minois","given":"Jean-Baptiste"},{"family":"Clinchamps","given":"Maëlys"},{"family":"Brousses","given":"Georges"},{"family":"Dewavrin","given":"Samuel"},{"family":"Cornet","given":"Thomas"},{"family":"Mermillod","given":"Martial"},{"family":"Mondillon","given":"Laurie"},{"family":"Baker","given":"Julien S"},{"family":"Schmidt","given":"Jeannot"},{"family":"Moustafa","given":"Farès"},{"family":"Lanhers","given":"Charlotte"}],"issued":{"date-parts":[["2022",3,17]]}}},{"id":3979,"uris":["http://zotero.org/users/5596036/items/YQT62G8A"],"itemData":{"id":3979,"type":"article-journal","abstract":"Job strain, derived from high psychological demands and low job control, is associated with insomnia, but information on the role of emotional demands and social support in this relationship is scarce. The aims of this study were (i) to test the association between job strain and self-reported insomnia symptoms, (ii) to evaluate the combination of emotional demands and job control regarding insomnia symptoms, and (iii) to analyze the influence of social support in these relationships. This cross-sectional study refers to a sample of nurses (N = 3,013 and N = 3,035 for Job Strain and Emotional demand-control model, resp.) working at public hospitals in Rio de Janeiro, Brazil. Data were collected through a self-report questionnaire. The prevalence of insomnia symptoms was 34.3%. Job strain was associated with increased odds for insomnia symptoms (OR: 2.20); the same result was observed with the combination of emotional demands and low job control (OR: 1.99). In both models, the inclusion of low social support combined with high demands and low job control led to increased odds for insomnia symptoms, compared to groups with high social support from coworkers and supervisors. Besides job strain, the study of emotional demands and social support are promising with regards to insomnia symptoms, particularly among nurses.","container-title":"BioMed Research International","DOI":"10.1155/2015/820610","ISSN":"2314-6133","journalAbbreviation":"Biomed Res Int","note":"PMID: 26557699\nPMCID: PMC4628716","page":"820610","source":"PubMed Central","title":"Job Strain and Self-Reported Insomnia Symptoms among Nurses: What about the Influence of Emotional Demands and Social Support?","title-short":"Job Strain and Self-Reported Insomnia Symptoms among Nurses","volume":"2015","author":[{"family":"Portela","given":"Luciana Fernandes"},{"family":"Kröning Luna","given":"Caroline"},{"family":"Rotenberg","given":"Lúcia"},{"family":"Silva-Costa","given":"Aline"},{"family":"Toivanen","given":"Susanna"},{"family":"Araújo","given":"Tania"},{"family":"Griep","given":"Rosane Härter"}],"issued":{"date-parts":[["2015"]]}}},{"id":3976,"uris":["http://zotero.org/users/5596036/items/EKK567RU"],"itemData":{"id":3976,"type":"article-journal","abstract":"The purpose of the study was to assess the impact of job strain and sleep quality on the diurnal pattern of cortisol reactivity, measured by awakening and evening (10 PM) saliva cortisol. The sample consisted of 76 British white-collar workers (24 women, 52 men; mean age 45.8 years). Sleep quality and job strain were assessed in a survey distributed just before the cortisol sampling. Both input variables were dichotomized about the median and factorial ANOVA was used for the statistical analysis. Low sleep quality was significantly associated with lower morning cortisol secretion. While job strain had no main effects on the cortisol reactivity there was a significant interaction effect between the input variables on morning cortisol secretion. These findings tentatively support the hypothesis that lack of sleep for workers with high job strain may result in a flattened diurnal cortisol reactivity.","container-title":"International Journal of Environmental Research and Public Health","DOI":"10.3390/ijerph10115863","ISSN":"1661-7827","issue":"11","journalAbbreviation":"Int J Environ Res Public Health","note":"PMID: 24196305\nPMCID: PMC3863875","page":"5863-5873","source":"PubMed Central","title":"Psychosocial Job Strain and Sleep Quality Interaction Leading to Insufficient Recovery","volume":"10","author":[{"family":"Rydstedt","given":"Leif W."},{"family":"Devereux","given":"Jason J."}],"issued":{"date-parts":[["2013",11]]}}}],"schema":"https://github.com/citation-style-language/schema/raw/master/csl-citation.json"} </w:instrText>
      </w:r>
      <w:r w:rsidR="00505006" w:rsidRPr="007F576F">
        <w:rPr>
          <w:rFonts w:asciiTheme="minorHAnsi" w:hAnsiTheme="minorHAnsi" w:cstheme="minorHAnsi"/>
          <w:sz w:val="22"/>
          <w:szCs w:val="22"/>
        </w:rPr>
        <w:fldChar w:fldCharType="separate"/>
      </w:r>
      <w:r w:rsidR="007C3589" w:rsidRPr="007F576F">
        <w:rPr>
          <w:rFonts w:asciiTheme="minorHAnsi" w:hAnsiTheme="minorHAnsi" w:cstheme="minorHAnsi"/>
          <w:sz w:val="22"/>
        </w:rPr>
        <w:t>(Dutheil et al., 2022; Portela et al., 2015; Rydstedt and Devereux, 2013)</w:t>
      </w:r>
      <w:r w:rsidR="00505006" w:rsidRPr="007F576F">
        <w:rPr>
          <w:rFonts w:asciiTheme="minorHAnsi" w:hAnsiTheme="minorHAnsi" w:cstheme="minorHAnsi"/>
          <w:sz w:val="22"/>
          <w:szCs w:val="22"/>
        </w:rPr>
        <w:fldChar w:fldCharType="end"/>
      </w:r>
      <w:r w:rsidR="00505006" w:rsidRPr="007F576F">
        <w:rPr>
          <w:rFonts w:asciiTheme="minorHAnsi" w:hAnsiTheme="minorHAnsi" w:cstheme="minorHAnsi"/>
          <w:sz w:val="22"/>
          <w:szCs w:val="22"/>
        </w:rPr>
        <w:t xml:space="preserve"> with methodological limitations</w:t>
      </w:r>
      <w:r w:rsidR="00787161"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It is essential to improve sleep of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to in turn improve the health outcomes and work performance</w:t>
      </w:r>
      <w:r w:rsidR="00AD046A" w:rsidRPr="007F576F">
        <w:rPr>
          <w:rFonts w:asciiTheme="minorHAnsi" w:hAnsiTheme="minorHAnsi" w:cstheme="minorHAnsi"/>
          <w:sz w:val="22"/>
          <w:szCs w:val="22"/>
        </w:rPr>
        <w:t xml:space="preserve">. Our results </w:t>
      </w:r>
      <w:r w:rsidRPr="007F576F">
        <w:rPr>
          <w:rFonts w:asciiTheme="minorHAnsi" w:hAnsiTheme="minorHAnsi" w:cstheme="minorHAnsi"/>
          <w:sz w:val="22"/>
          <w:szCs w:val="22"/>
        </w:rPr>
        <w:t xml:space="preserve">suggest that certain subgroups of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should</w:t>
      </w:r>
      <w:r w:rsidR="00AD046A" w:rsidRPr="007F576F">
        <w:rPr>
          <w:rFonts w:asciiTheme="minorHAnsi" w:hAnsiTheme="minorHAnsi" w:cstheme="minorHAnsi"/>
          <w:sz w:val="22"/>
          <w:szCs w:val="22"/>
        </w:rPr>
        <w:t xml:space="preserve"> be targeted </w:t>
      </w:r>
      <w:r w:rsidR="00B32B88" w:rsidRPr="007F576F">
        <w:rPr>
          <w:rFonts w:asciiTheme="minorHAnsi" w:hAnsiTheme="minorHAnsi" w:cstheme="minorHAnsi"/>
          <w:sz w:val="22"/>
          <w:szCs w:val="22"/>
        </w:rPr>
        <w:t>by interventions to improve sleep, including</w:t>
      </w:r>
      <w:r w:rsidR="00AD046A" w:rsidRPr="007F576F">
        <w:rPr>
          <w:rFonts w:asciiTheme="minorHAnsi" w:hAnsiTheme="minorHAnsi" w:cstheme="minorHAnsi"/>
          <w:sz w:val="22"/>
          <w:szCs w:val="22"/>
        </w:rPr>
        <w:t xml:space="preserve"> </w:t>
      </w:r>
      <w:r w:rsidR="00156008" w:rsidRPr="007F576F">
        <w:rPr>
          <w:rFonts w:asciiTheme="minorHAnsi" w:hAnsiTheme="minorHAnsi" w:cstheme="minorHAnsi"/>
          <w:sz w:val="22"/>
          <w:szCs w:val="22"/>
        </w:rPr>
        <w:t>healthcare workers</w:t>
      </w:r>
      <w:r w:rsidR="00AD046A" w:rsidRPr="007F576F">
        <w:rPr>
          <w:rFonts w:asciiTheme="minorHAnsi" w:hAnsiTheme="minorHAnsi" w:cstheme="minorHAnsi"/>
          <w:sz w:val="22"/>
          <w:szCs w:val="22"/>
        </w:rPr>
        <w:t xml:space="preserve"> aged ≥</w:t>
      </w:r>
      <w:r w:rsidR="00B32B88"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 xml:space="preserve">31 years, </w:t>
      </w:r>
      <w:r w:rsidR="00B32B88" w:rsidRPr="007F576F">
        <w:rPr>
          <w:rFonts w:asciiTheme="minorHAnsi" w:hAnsiTheme="minorHAnsi" w:cstheme="minorHAnsi"/>
          <w:sz w:val="22"/>
          <w:szCs w:val="22"/>
        </w:rPr>
        <w:t>females</w:t>
      </w:r>
      <w:r w:rsidR="00AD046A" w:rsidRPr="007F576F">
        <w:rPr>
          <w:rFonts w:asciiTheme="minorHAnsi" w:hAnsiTheme="minorHAnsi" w:cstheme="minorHAnsi"/>
          <w:sz w:val="22"/>
          <w:szCs w:val="22"/>
        </w:rPr>
        <w:t xml:space="preserve">, </w:t>
      </w:r>
      <w:r w:rsidR="00B32B88" w:rsidRPr="007F576F">
        <w:rPr>
          <w:rFonts w:asciiTheme="minorHAnsi" w:hAnsiTheme="minorHAnsi" w:cstheme="minorHAnsi"/>
          <w:sz w:val="22"/>
          <w:szCs w:val="22"/>
        </w:rPr>
        <w:t xml:space="preserve">and those with </w:t>
      </w:r>
      <w:r w:rsidR="00926D84" w:rsidRPr="007F576F">
        <w:rPr>
          <w:rFonts w:asciiTheme="minorHAnsi" w:hAnsiTheme="minorHAnsi" w:cstheme="minorHAnsi"/>
          <w:sz w:val="22"/>
          <w:szCs w:val="22"/>
        </w:rPr>
        <w:t>family caregiver</w:t>
      </w:r>
      <w:r w:rsidR="00B32B88" w:rsidRPr="007F576F">
        <w:rPr>
          <w:rFonts w:asciiTheme="minorHAnsi" w:hAnsiTheme="minorHAnsi" w:cstheme="minorHAnsi"/>
          <w:sz w:val="22"/>
          <w:szCs w:val="22"/>
        </w:rPr>
        <w:t xml:space="preserve"> responsibilities</w:t>
      </w:r>
      <w:r w:rsidR="00AD046A" w:rsidRPr="007F576F">
        <w:rPr>
          <w:rFonts w:asciiTheme="minorHAnsi" w:hAnsiTheme="minorHAnsi" w:cstheme="minorHAnsi"/>
          <w:sz w:val="22"/>
          <w:szCs w:val="22"/>
        </w:rPr>
        <w:t>,</w:t>
      </w:r>
      <w:r w:rsidR="00B32B88" w:rsidRPr="007F576F">
        <w:rPr>
          <w:rFonts w:asciiTheme="minorHAnsi" w:hAnsiTheme="minorHAnsi" w:cstheme="minorHAnsi"/>
          <w:sz w:val="22"/>
          <w:szCs w:val="22"/>
        </w:rPr>
        <w:t xml:space="preserve"> a </w:t>
      </w:r>
      <w:r w:rsidR="00AD046A" w:rsidRPr="007F576F">
        <w:rPr>
          <w:rFonts w:asciiTheme="minorHAnsi" w:hAnsiTheme="minorHAnsi" w:cstheme="minorHAnsi"/>
          <w:sz w:val="22"/>
          <w:szCs w:val="22"/>
        </w:rPr>
        <w:t>history of recurrent major depression</w:t>
      </w:r>
      <w:r w:rsidR="00B32B88" w:rsidRPr="007F576F">
        <w:rPr>
          <w:rFonts w:asciiTheme="minorHAnsi" w:hAnsiTheme="minorHAnsi" w:cstheme="minorHAnsi"/>
          <w:sz w:val="22"/>
          <w:szCs w:val="22"/>
        </w:rPr>
        <w:t>,</w:t>
      </w:r>
      <w:r w:rsidR="00AD046A" w:rsidRPr="007F576F">
        <w:rPr>
          <w:rFonts w:asciiTheme="minorHAnsi" w:hAnsiTheme="minorHAnsi" w:cstheme="minorHAnsi"/>
          <w:sz w:val="22"/>
          <w:szCs w:val="22"/>
        </w:rPr>
        <w:t xml:space="preserve"> and chronic illness</w:t>
      </w:r>
      <w:r w:rsidR="00926D84" w:rsidRPr="007F576F">
        <w:rPr>
          <w:rFonts w:asciiTheme="minorHAnsi" w:hAnsiTheme="minorHAnsi" w:cstheme="minorHAnsi"/>
          <w:sz w:val="22"/>
          <w:szCs w:val="22"/>
        </w:rPr>
        <w:t xml:space="preserve">. </w:t>
      </w:r>
      <w:r w:rsidR="00B32B88" w:rsidRPr="007F576F">
        <w:rPr>
          <w:rFonts w:asciiTheme="minorHAnsi" w:hAnsiTheme="minorHAnsi" w:cstheme="minorHAnsi"/>
          <w:sz w:val="22"/>
          <w:szCs w:val="22"/>
        </w:rPr>
        <w:t xml:space="preserve">The sleep, including sleep hygiene and sleep complaints, of </w:t>
      </w:r>
      <w:r w:rsidR="00156008" w:rsidRPr="007F576F">
        <w:rPr>
          <w:rFonts w:asciiTheme="minorHAnsi" w:hAnsiTheme="minorHAnsi" w:cstheme="minorHAnsi"/>
          <w:sz w:val="22"/>
          <w:szCs w:val="22"/>
        </w:rPr>
        <w:t>healthcare workers</w:t>
      </w:r>
      <w:r w:rsidR="00B32B88" w:rsidRPr="007F576F">
        <w:rPr>
          <w:rFonts w:asciiTheme="minorHAnsi" w:hAnsiTheme="minorHAnsi" w:cstheme="minorHAnsi"/>
          <w:sz w:val="22"/>
          <w:szCs w:val="22"/>
        </w:rPr>
        <w:t xml:space="preserve"> with recurrent major depression of chronic illness should be systematically evaluated by </w:t>
      </w:r>
      <w:r w:rsidR="00AD046A" w:rsidRPr="007F576F">
        <w:rPr>
          <w:rFonts w:asciiTheme="minorHAnsi" w:hAnsiTheme="minorHAnsi" w:cstheme="minorHAnsi"/>
          <w:sz w:val="22"/>
          <w:szCs w:val="22"/>
        </w:rPr>
        <w:t>occupational medicine</w:t>
      </w:r>
      <w:r w:rsidR="00B32B88" w:rsidRPr="007F576F">
        <w:rPr>
          <w:rFonts w:asciiTheme="minorHAnsi" w:hAnsiTheme="minorHAnsi" w:cstheme="minorHAnsi"/>
          <w:sz w:val="22"/>
          <w:szCs w:val="22"/>
        </w:rPr>
        <w:t xml:space="preserve"> specialists. Ensuring</w:t>
      </w:r>
      <w:r w:rsidR="002C32E4"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 xml:space="preserve">at least </w:t>
      </w:r>
      <w:r w:rsidR="00B32B88" w:rsidRPr="007F576F">
        <w:rPr>
          <w:rFonts w:asciiTheme="minorHAnsi" w:hAnsiTheme="minorHAnsi" w:cstheme="minorHAnsi"/>
          <w:sz w:val="22"/>
          <w:szCs w:val="22"/>
        </w:rPr>
        <w:t xml:space="preserve">a </w:t>
      </w:r>
      <w:r w:rsidR="00AD046A" w:rsidRPr="007F576F">
        <w:rPr>
          <w:rFonts w:asciiTheme="minorHAnsi" w:hAnsiTheme="minorHAnsi" w:cstheme="minorHAnsi"/>
          <w:sz w:val="22"/>
          <w:szCs w:val="22"/>
        </w:rPr>
        <w:t xml:space="preserve">moderate level </w:t>
      </w:r>
      <w:r w:rsidR="00E66C69" w:rsidRPr="007F576F">
        <w:rPr>
          <w:rFonts w:asciiTheme="minorHAnsi" w:hAnsiTheme="minorHAnsi" w:cstheme="minorHAnsi"/>
          <w:sz w:val="22"/>
          <w:szCs w:val="22"/>
        </w:rPr>
        <w:t>of physical activity (</w:t>
      </w:r>
      <w:r w:rsidR="00E66C69" w:rsidRPr="007F576F">
        <w:rPr>
          <w:rFonts w:asciiTheme="minorHAnsi" w:hAnsiTheme="minorHAnsi" w:cstheme="minorHAnsi"/>
          <w:bCs/>
          <w:sz w:val="22"/>
          <w:szCs w:val="22"/>
        </w:rPr>
        <w:t>≥</w:t>
      </w:r>
      <w:r w:rsidR="00B32B88" w:rsidRPr="007F576F">
        <w:rPr>
          <w:rFonts w:asciiTheme="minorHAnsi" w:hAnsiTheme="minorHAnsi" w:cstheme="minorHAnsi"/>
          <w:bCs/>
          <w:sz w:val="22"/>
          <w:szCs w:val="22"/>
        </w:rPr>
        <w:t xml:space="preserve"> </w:t>
      </w:r>
      <w:r w:rsidR="00E66C69" w:rsidRPr="007F576F">
        <w:rPr>
          <w:rFonts w:asciiTheme="minorHAnsi" w:hAnsiTheme="minorHAnsi" w:cstheme="minorHAnsi"/>
          <w:bCs/>
          <w:sz w:val="22"/>
          <w:szCs w:val="22"/>
        </w:rPr>
        <w:t>75 min of vigorous-intensity physical activity and ≥</w:t>
      </w:r>
      <w:r w:rsidR="00B32B88" w:rsidRPr="007F576F">
        <w:rPr>
          <w:rFonts w:asciiTheme="minorHAnsi" w:hAnsiTheme="minorHAnsi" w:cstheme="minorHAnsi"/>
          <w:bCs/>
          <w:sz w:val="22"/>
          <w:szCs w:val="22"/>
        </w:rPr>
        <w:t xml:space="preserve"> </w:t>
      </w:r>
      <w:r w:rsidR="00E66C69" w:rsidRPr="007F576F">
        <w:rPr>
          <w:rFonts w:asciiTheme="minorHAnsi" w:hAnsiTheme="minorHAnsi" w:cstheme="minorHAnsi"/>
          <w:bCs/>
          <w:sz w:val="22"/>
          <w:szCs w:val="22"/>
        </w:rPr>
        <w:t>150 min of moderate-intensity physical activity per week</w:t>
      </w:r>
      <w:r w:rsidR="00E66C69" w:rsidRPr="007F576F">
        <w:rPr>
          <w:rFonts w:asciiTheme="minorHAnsi" w:hAnsiTheme="minorHAnsi" w:cstheme="minorHAnsi"/>
          <w:sz w:val="22"/>
          <w:szCs w:val="22"/>
        </w:rPr>
        <w:t>)</w:t>
      </w:r>
      <w:r w:rsidR="00202DCF" w:rsidRPr="007F576F">
        <w:rPr>
          <w:rFonts w:asciiTheme="minorHAnsi" w:hAnsiTheme="minorHAnsi" w:cstheme="minorHAnsi"/>
          <w:sz w:val="22"/>
          <w:szCs w:val="22"/>
        </w:rPr>
        <w:t xml:space="preserve"> </w:t>
      </w:r>
      <w:r w:rsidR="00202DCF"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{"citationID":"24L2D9WT","properties":{"formattedCitation":"(Banno et al., 2018)","plainCitation":"(Banno et al., 2018)","noteIndex":0},"citationItems":[{"id":4267,"uris":["http://zotero.org/users/5596036/items/7Z69EAJY"],"itemData":{"id":4267,"type":"article-journal","abstract":"BACKGROUND: Insomnia is common. However, no systematic reviews have examined the effect of exercise on patients with primary and secondary insomnia, defined as both sleep disruption and daytime impairment. This systematic review and meta-analysis aimed to examine the effectiveness/efficacy of exercise in patients with insomnia.\nMETHODS: We searched the Cochrane Central Register of Controlled Trials, MEDLINE, Embase, PsycINFO, World Health Organization International Clinical Trials Registry Platform, and ClinicalTrials.gov to identify all randomized controlled trials that examined the effects of exercise on various sleep parameters in patients with insomnia. All participants were diagnosed with insomnia, using standard diagnostic criteria or predetermined criteria and standard measures. Data on outcome measures were subjected to meta-analyses using random-effects models. The Cochrane Risk of Bias Tool and Grading of Recommendations, Assessment, Development, and Evaluation approach were used to assess the quality of the individual studies and the body of evidence, respectively.\nRESULTS: We included nine studies with a total of 557 participants. According to the Pittsburgh Sleep Quality Index (mean difference [MD], 2.87 points lower in the intervention group; 95% confidence interval [CI], 3.95 points lower to 1.79 points lower; low-quality evidence) and the Insomnia Severity Index (MD, 3.22 points lower in the intervention group; 95% CI, 5.36 points lower to 1.07 points lower; very low-quality evidence), exercise was beneficial. However, exercise interventions were not associated with improved sleep efficiency (MD, 0.56% lower in the intervention group; 95% CI, 3.42% lower to 2.31% higher; moderate-quality evidence). Only four studies noted adverse effects. Most studies had a high or unclear risk of selection bias.\nDISCUSSION: Our findings suggest that exercise can improve sleep quality without notable adverse effects. Most trials had a high risk of selection bias. Higher quality research is needed.","container-title":"PeerJ","DOI":"10.7717/peerj.5172","ISSN":"2167-8359","journalAbbreviation":"PeerJ","language":"eng","note":"PMID: 30018855\nPMCID: PMC6045928","page":"e5172","source":"PubMed","title":"Exercise can improve sleep quality: a systematic review and meta-analysis","title-short":"Exercise can improve sleep quality","volume":"6","author":[{"family":"Banno","given":"Masahiro"},{"family":"Harada","given":"Yudai"},{"family":"Taniguchi","given":"Masashi"},{"family":"Tobita","given":"Ryo"},{"family":"Tsujimoto","given":"Hiraku"},{"family":"Tsujimoto","given":"Yasushi"},{"family":"Kataoka","given":"Yuki"},{"family":"Noda","given":"Akiko"}],"issued":{"date-parts":[["2018"]]}}}],"schema":"https://github.com/citation-style-language/schema/raw/master/csl-citation.json"} </w:instrText>
      </w:r>
      <w:r w:rsidR="00202DCF"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(Banno et al., 2018)</w:t>
      </w:r>
      <w:r w:rsidR="00202DCF" w:rsidRPr="007F576F">
        <w:rPr>
          <w:rFonts w:asciiTheme="minorHAnsi" w:hAnsiTheme="minorHAnsi" w:cstheme="minorHAnsi"/>
          <w:sz w:val="22"/>
          <w:szCs w:val="22"/>
        </w:rPr>
        <w:fldChar w:fldCharType="end"/>
      </w:r>
      <w:r w:rsidR="00AD046A" w:rsidRPr="007F576F">
        <w:rPr>
          <w:rFonts w:asciiTheme="minorHAnsi" w:hAnsiTheme="minorHAnsi" w:cstheme="minorHAnsi"/>
          <w:sz w:val="22"/>
          <w:szCs w:val="22"/>
        </w:rPr>
        <w:t xml:space="preserve">, </w:t>
      </w:r>
      <w:r w:rsidR="0023147F" w:rsidRPr="007F576F">
        <w:rPr>
          <w:rFonts w:asciiTheme="minorHAnsi" w:hAnsiTheme="minorHAnsi" w:cstheme="minorHAnsi"/>
          <w:sz w:val="22"/>
          <w:szCs w:val="22"/>
        </w:rPr>
        <w:t>weight reduction</w:t>
      </w:r>
      <w:r w:rsidR="00202DCF" w:rsidRPr="007F576F">
        <w:rPr>
          <w:rFonts w:asciiTheme="minorHAnsi" w:hAnsiTheme="minorHAnsi" w:cstheme="minorHAnsi"/>
          <w:sz w:val="22"/>
          <w:szCs w:val="22"/>
        </w:rPr>
        <w:t xml:space="preserve"> </w:t>
      </w:r>
      <w:r w:rsidR="00202DCF"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{"citationID":"1WcX5vhJ","properties":{"formattedCitation":"(Alfaris et al., 2015)","plainCitation":"(Alfaris et al., 2015)","noteIndex":0},"citationItems":[{"id":4270,"uris":["http://zotero.org/users/5596036/items/9Q5TB4Z3"],"itemData":{"id":4270,"type":"article-journal","abstract":"OBJECTIVE: To examine the effect of weight loss on sleep duration, sleep quality, and mood in 390 obese men and women who received one of three behavioral weight loss interventions in the Practice-based Opportunities for Weight Reduction trial at the University of Pennsylvania (POWER-UP).\nMETHODS: Sleep duration and quality were assessed at baseline and months 6 and 24 by the Pittsburgh Sleep Quality Index (PSQI) questionnaire and mood by the Patient Health Questionnaire-8 (PHQ-8). Changes in sleep and mood were examined according to treatment group and based on participants' having lost ≥5% of initial weight vs. &lt;5%.\nRESULTS: There were few significant differences between treatment groups in changes in sleep or mood. At month 6, however, mean (±SD) min of sleep increased significantly more in participants who lost ≥5% vs. &lt;5% (21.6 ± 7.2 vs. 1.2 ± 6.0 min, P = 0.0031). PSQI total scores similarly improved (declined) more in those who lost ≥5% vs. &lt;5% (-1.2 ± 0.2 vs. -0.4 ± 0.2, P &lt; 0.001), as did PHQ-8 scores (-2.5 ± 0.4 vs. -0.1 ± 0.3, P &lt; 0.0001). At month 24, only the differences in mood remained statistically significant (P &lt; 0.05).\nCONCLUSION: Losing ≥5% of initial weight was associated with short-term improvements in sleep duration and sleep quality, as well as favorable short- and long-term changes in mood.","container-title":"Obesity (Silver Spring, Md.)","DOI":"10.1002/oby.20996","ISSN":"1930-739X","issue":"3","journalAbbreviation":"Obesity (Silver Spring)","language":"eng","note":"PMID: 25611944\nPMCID: PMC4340776","page":"558-564","source":"PubMed","title":"Effects of a 2-year behavioral weight loss intervention on sleep and mood in obese individuals treated in primary care practice","volume":"23","author":[{"family":"Alfaris","given":"Nasreen"},{"family":"Wadden","given":"Thomas A."},{"family":"Sarwer","given":"David B."},{"family":"Diwald","given":"Lisa"},{"family":"Volger","given":"Sheri"},{"family":"Hong","given":"Patricia"},{"family":"Baxely","given":"Amber"},{"family":"Minnick","given":"Alyssa M."},{"family":"Vetter","given":"Marion L."},{"family":"Berkowitz","given":"Robert I."},{"family":"Chittams","given":"Jesse"}],"issued":{"date-parts":[["2015",3]]}}}],"schema":"https://github.com/citation-style-language/schema/raw/master/csl-citation.json"} </w:instrText>
      </w:r>
      <w:r w:rsidR="00202DCF"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(Alfaris et al., 2015)</w:t>
      </w:r>
      <w:r w:rsidR="00202DCF" w:rsidRPr="007F576F">
        <w:rPr>
          <w:rFonts w:asciiTheme="minorHAnsi" w:hAnsiTheme="minorHAnsi" w:cstheme="minorHAnsi"/>
          <w:sz w:val="22"/>
          <w:szCs w:val="22"/>
        </w:rPr>
        <w:fldChar w:fldCharType="end"/>
      </w:r>
      <w:r w:rsidR="0023147F"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active tobacco smoking cessation at work</w:t>
      </w:r>
      <w:r w:rsidR="00E66C69"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fldChar w:fldCharType="begin"/>
      </w:r>
      <w:r w:rsidR="00EA6B7A">
        <w:rPr>
          <w:rFonts w:asciiTheme="minorHAnsi" w:hAnsiTheme="minorHAnsi" w:cstheme="minorHAnsi"/>
          <w:sz w:val="22"/>
          <w:szCs w:val="22"/>
        </w:rPr>
        <w:instrText xml:space="preserve"> ADDIN ZOTERO_ITEM CSL_CITATION {"citationID":"OO5lBN72","properties":{"formattedCitation":"(Fond et al., 2021)","plainCitation":"(Fond et al., 2021)","noteIndex":0},"citationItems":[{"id":"bBXkLVMQ/19AQ1ElA","uris":["http://zotero.org/users/1200141/items/RYVBJHGV"],"itemData":{"id":14590,"type":"article-journal","abstract":"BACKGROUND: Promoting the cessation of smoking in mental healthcare is a priority of international health organizations as it is the most cost-effective intervention in psychiatry.\nAIM: To explore the representations of psychiatrists on their role in active smoking cessation prevention in severe psychiatric disorders.\nMETHODS: Psychiatrists and residents in psychiatry were recruited at a national level by professional mailings.\nRESULTS: One thousand four hundred and sixty participants were included in the study, and only 46% reported actively promoting smoking cessation. In multivariate analyses, participants aged&lt;35years were more likely to promote cessation of tobacco smoking, as well as the two thirds who believe that psychiatry is a systemic discipline with complex interactions between brain, body and mind. Almost two thirds of those promoting tobacco cessation reported lacking time to combine psychiatric and physical examination during one session. The psychiatrists who reported not promoting tobacco smoking cessation also reported never dealing with physical health in case of the absence of a general practitioner and thinking that physical examination may have a negative impact on the therapeutic relationship. Almost all (96%) reported promoting the need for a general practitioner for their patients. We found no significant difference between the public and private sectors (P&gt;0.05).\nINTERPRETATION: Young psychiatrists are more prone than their elders to promote smoking cessation but report lacking time to include it in their daily practice. Promotion of tobacco smoking cessation should be included in the components for quality evaluation for mental health services and specific sessions dedicated to this intervention.","container-title":"L'Encephale","DOI":"10.1016/j.encep.2021.09.007","ISSN":"0013-7006","journalAbbreviation":"Encephale","language":"eng","note":"PMID: 34862009","page":"S0013-7006(21)00234-7","source":"PubMed","title":"Barriers in psychiatrists' mind to active smoking cessation promotion in severe psychiatric disorders","author":[{"family":"Fond","given":"G."},{"family":"Trouve","given":"M."},{"family":"Andrieu-Haller","given":"C."},{"family":"Sunhary de Verville","given":"P.-L."},{"family":"Boyer","given":"L."}],"issued":{"date-parts":[["2021",11,30]]}}}],"schema":"https://github.com/citation-style-language/schema/raw/master/csl-citation.json"} </w:instrText>
      </w:r>
      <w:r w:rsidR="00AD046A"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(Fond et al., 2021)</w:t>
      </w:r>
      <w:r w:rsidR="00AD046A" w:rsidRPr="007F576F">
        <w:rPr>
          <w:rFonts w:asciiTheme="minorHAnsi" w:hAnsiTheme="minorHAnsi" w:cstheme="minorHAnsi"/>
          <w:sz w:val="22"/>
          <w:szCs w:val="22"/>
        </w:rPr>
        <w:fldChar w:fldCharType="end"/>
      </w:r>
      <w:r w:rsidR="00AD046A" w:rsidRPr="007F576F">
        <w:rPr>
          <w:rFonts w:asciiTheme="minorHAnsi" w:hAnsiTheme="minorHAnsi" w:cstheme="minorHAnsi"/>
          <w:sz w:val="22"/>
          <w:szCs w:val="22"/>
        </w:rPr>
        <w:t xml:space="preserve"> and moderate consumption of</w:t>
      </w:r>
      <w:r w:rsidR="002C32E4" w:rsidRPr="007F576F">
        <w:rPr>
          <w:rFonts w:asciiTheme="minorHAnsi" w:hAnsiTheme="minorHAnsi" w:cstheme="minorHAnsi"/>
          <w:sz w:val="22"/>
          <w:szCs w:val="22"/>
        </w:rPr>
        <w:t xml:space="preserve"> alcohol </w:t>
      </w:r>
      <w:r w:rsidR="00DA2FB6"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{"citationID":"FqAH9TV2","properties":{"formattedCitation":"(Hu et al., 2020)","plainCitation":"(Hu et al., 2020)","noteIndex":0},"citationItems":[{"id":4208,"uris":["http://zotero.org/users/5596036/items/QA5T9YCT"],"itemData":{"id":4208,"type":"article-journal","abstract":"OBJECTIVE: To investigate the association between alcohol consumption and incidence of sleep disorder.\nMETHODS: PubMed, EMBASE and OVID were searched systematically until March 2020 for cohort studies quantitatively investigating the effect of alcohol on incident sleep disorder. We conducted a random-effects meta-analysis to calculate the summary ORs (odds ratios) and 95 %CIs (confidence intervals) on the incidence of sleep disorder in relation to alcohol consumption.\nRESULTS: The pooled analysis of eleven included cohort studies demonstrated that general drinking was significantly associated with incidence of sleep disorder (OR:1.37, 95 %CI:1.22,1.54,I² = 0.0 %) while heavy drinking was not (OR:1.22, 95 %CI:0.94,1.60, I² = 81.1 %). (general drinking (women &lt;24 g/day; men &lt;48 g/day; &lt; 4 times/week), heavy drinking (women ≥24 g/day; men ≥48 g/day; ≥ 4times/week)).\nCONCLUSIONS: Findings from the present systematic review and meta-analyses showed that there was no evidence that alcohol consumption diminished sleep problems, and some evidence that general drinking might increase the sleep problems, but further study is necessary.","container-title":"Drug and Alcohol Dependence","DOI":"10.1016/j.drugalcdep.2020.108259","ISSN":"1879-0046","journalAbbreviation":"Drug Alcohol Depend","language":"eng","note":"PMID: 32927195","page":"108259","source":"PubMed","title":"Alcohol consumption and incidence of sleep disorder: A systematic review and meta-analysis of cohort studies","title-short":"Alcohol consumption and incidence of sleep disorder","volume":"217","author":[{"family":"Hu","given":"Nan"},{"family":"Ma","given":"Yibin"},{"family":"He","given":"Jie"},{"family":"Zhu","given":"Lichen"},{"family":"Cao","given":"Shiyi"}],"issued":{"date-parts":[["2020",12,1]]}}}],"schema":"https://github.com/citation-style-language/schema/raw/master/csl-citation.json"} </w:instrText>
      </w:r>
      <w:r w:rsidR="00DA2FB6"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(Hu et al., 2020)</w:t>
      </w:r>
      <w:r w:rsidR="00DA2FB6" w:rsidRPr="007F576F">
        <w:rPr>
          <w:rFonts w:asciiTheme="minorHAnsi" w:hAnsiTheme="minorHAnsi" w:cstheme="minorHAnsi"/>
          <w:sz w:val="22"/>
          <w:szCs w:val="22"/>
        </w:rPr>
        <w:fldChar w:fldCharType="end"/>
      </w:r>
      <w:r w:rsidR="00DA2FB6" w:rsidRPr="007F576F">
        <w:rPr>
          <w:rFonts w:asciiTheme="minorHAnsi" w:hAnsiTheme="minorHAnsi" w:cstheme="minorHAnsi"/>
          <w:sz w:val="22"/>
          <w:szCs w:val="22"/>
        </w:rPr>
        <w:t xml:space="preserve"> </w:t>
      </w:r>
      <w:r w:rsidR="002C32E4" w:rsidRPr="007F576F">
        <w:rPr>
          <w:rFonts w:asciiTheme="minorHAnsi" w:hAnsiTheme="minorHAnsi" w:cstheme="minorHAnsi"/>
          <w:sz w:val="22"/>
          <w:szCs w:val="22"/>
        </w:rPr>
        <w:t xml:space="preserve">and coffee </w:t>
      </w:r>
      <w:r w:rsidR="00DA2FB6" w:rsidRPr="007F576F">
        <w:rPr>
          <w:rFonts w:asciiTheme="minorHAnsi" w:hAnsiTheme="minorHAnsi" w:cstheme="minorHAnsi"/>
          <w:sz w:val="22"/>
          <w:szCs w:val="22"/>
        </w:rPr>
        <w:fldChar w:fldCharType="begin"/>
      </w:r>
      <w:r w:rsidR="007C3589" w:rsidRPr="007F576F">
        <w:rPr>
          <w:rFonts w:asciiTheme="minorHAnsi" w:hAnsiTheme="minorHAnsi" w:cstheme="minorHAnsi"/>
          <w:sz w:val="22"/>
          <w:szCs w:val="22"/>
        </w:rPr>
        <w:instrText xml:space="preserve"> ADDIN ZOTERO_ITEM CSL_CITATION {"citationID":"wcwVQd8f","properties":{"formattedCitation":"(Clark and Landolt, 2017)","plainCitation":"(Clark and Landolt, 2017)","noteIndex":0},"citationItems":[{"id":4210,"uris":["http://zotero.org/users/5596036/items/K6BTQRSY"],"itemData":{"id":4210,"type":"article-journal","abstract":"Caffeine is the most widely consumed psychoactive substance in the world. It is readily available in coffee and other foods and beverages, and is used to mitigate sleepiness, enhance performance, and treat apnea in premature infants. This review systematically explores evidence from epidemiological studies and randomized controlled trials as to whether coffee and caffeine have deleterious effects on sleep. Caffeine typically prolonged sleep latency, reduced total sleep time and sleep efficiency, and worsened perceived sleep quality. Slow-wave sleep and electroencephalographic (EEG) slow-wave activity were typically reduced, whereas stage-1, wakefulness, and arousals were increased. Dose- and timing-response relationships were established. The sleep of older adults may be more sensitive to caffeine compared to younger adults. Pronounced individual differences are also present in young people, and genetic studies isolated functional polymorphisms of genes implicated in adenosine neurotransmission and metabolism contributing to individual sensitivity to sleep disruption by caffeine. Most studies were conducted in male adults of Western countries, which limits the generalizability of the findings. Given the importance of good sleep for general health and functioning, longitudinal investigations aimed at establishing possible causal relationships among coffee- and caffeine-induced changes in sleep quality and health development are warranted.","container-title":"Sleep Medicine Reviews","DOI":"10.1016/j.smrv.2016.01.006","ISSN":"1532-2955","journalAbbreviation":"Sleep Med Rev","language":"eng","note":"PMID: 26899133","page":"70-78","source":"PubMed","title":"Coffee, caffeine, and sleep: A systematic review of epidemiological studies and randomized controlled trials","title-short":"Coffee, caffeine, and sleep","volume":"31","author":[{"family":"Clark","given":"Ian"},{"family":"Landolt","given":"Hans Peter"}],"issued":{"date-parts":[["2017",2]]}}}],"schema":"https://github.com/citation-style-language/schema/raw/master/csl-citation.json"} </w:instrText>
      </w:r>
      <w:r w:rsidR="00DA2FB6"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(Clark and Landolt, 2017)</w:t>
      </w:r>
      <w:r w:rsidR="00DA2FB6" w:rsidRPr="007F576F">
        <w:rPr>
          <w:rFonts w:asciiTheme="minorHAnsi" w:hAnsiTheme="minorHAnsi" w:cstheme="minorHAnsi"/>
          <w:sz w:val="22"/>
          <w:szCs w:val="22"/>
        </w:rPr>
        <w:fldChar w:fldCharType="end"/>
      </w:r>
      <w:r w:rsidR="00DA2FB6" w:rsidRPr="007F576F">
        <w:rPr>
          <w:rFonts w:asciiTheme="minorHAnsi" w:hAnsiTheme="minorHAnsi" w:cstheme="minorHAnsi"/>
          <w:sz w:val="22"/>
          <w:szCs w:val="22"/>
        </w:rPr>
        <w:t xml:space="preserve"> </w:t>
      </w:r>
      <w:r w:rsidR="00B32B88" w:rsidRPr="007F576F">
        <w:rPr>
          <w:rFonts w:asciiTheme="minorHAnsi" w:hAnsiTheme="minorHAnsi" w:cstheme="minorHAnsi"/>
          <w:sz w:val="22"/>
          <w:szCs w:val="22"/>
        </w:rPr>
        <w:t xml:space="preserve">may improve </w:t>
      </w:r>
      <w:r w:rsidR="002143F3" w:rsidRPr="007F576F">
        <w:rPr>
          <w:rFonts w:asciiTheme="minorHAnsi" w:hAnsiTheme="minorHAnsi" w:cstheme="minorHAnsi"/>
          <w:sz w:val="22"/>
          <w:szCs w:val="22"/>
        </w:rPr>
        <w:t>s</w:t>
      </w:r>
      <w:r w:rsidR="002C32E4" w:rsidRPr="007F576F">
        <w:rPr>
          <w:rFonts w:asciiTheme="minorHAnsi" w:hAnsiTheme="minorHAnsi" w:cstheme="minorHAnsi"/>
          <w:sz w:val="22"/>
          <w:szCs w:val="22"/>
        </w:rPr>
        <w:t>leep</w:t>
      </w:r>
      <w:r w:rsidR="006A7219" w:rsidRPr="007F576F">
        <w:rPr>
          <w:rFonts w:asciiTheme="minorHAnsi" w:hAnsiTheme="minorHAnsi" w:cstheme="minorHAnsi"/>
          <w:sz w:val="22"/>
          <w:szCs w:val="22"/>
        </w:rPr>
        <w:t>.</w:t>
      </w:r>
    </w:p>
    <w:p w14:paraId="0C88FB3C" w14:textId="2DCC533B" w:rsidR="007A50D4" w:rsidRPr="007F576F" w:rsidRDefault="00B32B88" w:rsidP="00004692">
      <w:pPr>
        <w:jc w:val="both"/>
        <w:rPr>
          <w:rFonts w:asciiTheme="minorHAnsi" w:hAnsiTheme="minorHAnsi" w:cstheme="minorHAnsi"/>
          <w:sz w:val="22"/>
          <w:szCs w:val="22"/>
        </w:rPr>
      </w:pPr>
      <w:r w:rsidRPr="007F576F">
        <w:rPr>
          <w:rFonts w:asciiTheme="minorHAnsi" w:hAnsiTheme="minorHAnsi" w:cstheme="minorHAnsi"/>
          <w:sz w:val="22"/>
          <w:szCs w:val="22"/>
        </w:rPr>
        <w:t>N</w:t>
      </w:r>
      <w:r w:rsidR="00AD046A" w:rsidRPr="007F576F">
        <w:rPr>
          <w:rFonts w:asciiTheme="minorHAnsi" w:hAnsiTheme="minorHAnsi" w:cstheme="minorHAnsi"/>
          <w:sz w:val="22"/>
          <w:szCs w:val="22"/>
        </w:rPr>
        <w:t>urses, heath executives,</w:t>
      </w:r>
      <w:r w:rsidR="003F51E1" w:rsidRPr="007F576F">
        <w:rPr>
          <w:rFonts w:asciiTheme="minorHAnsi" w:hAnsiTheme="minorHAnsi" w:cstheme="minorHAnsi"/>
          <w:sz w:val="22"/>
          <w:szCs w:val="22"/>
        </w:rPr>
        <w:t xml:space="preserve"> nurs</w:t>
      </w:r>
      <w:r w:rsidRPr="007F576F">
        <w:rPr>
          <w:rFonts w:asciiTheme="minorHAnsi" w:hAnsiTheme="minorHAnsi" w:cstheme="minorHAnsi"/>
          <w:sz w:val="22"/>
          <w:szCs w:val="22"/>
        </w:rPr>
        <w:t>ing</w:t>
      </w:r>
      <w:r w:rsidR="003F51E1" w:rsidRPr="007F576F">
        <w:rPr>
          <w:rFonts w:asciiTheme="minorHAnsi" w:hAnsiTheme="minorHAnsi" w:cstheme="minorHAnsi"/>
          <w:sz w:val="22"/>
          <w:szCs w:val="22"/>
        </w:rPr>
        <w:t xml:space="preserve"> assistants,</w:t>
      </w:r>
      <w:r w:rsidR="00AD046A" w:rsidRPr="007F576F">
        <w:rPr>
          <w:rFonts w:asciiTheme="minorHAnsi" w:hAnsiTheme="minorHAnsi" w:cstheme="minorHAnsi"/>
          <w:sz w:val="22"/>
          <w:szCs w:val="22"/>
        </w:rPr>
        <w:t xml:space="preserve"> physiotherapists, occupational therapists, midwi</w:t>
      </w:r>
      <w:r w:rsidRPr="007F576F">
        <w:rPr>
          <w:rFonts w:asciiTheme="minorHAnsi" w:hAnsiTheme="minorHAnsi" w:cstheme="minorHAnsi"/>
          <w:sz w:val="22"/>
          <w:szCs w:val="22"/>
        </w:rPr>
        <w:t>v</w:t>
      </w:r>
      <w:r w:rsidR="00AD046A" w:rsidRPr="007F576F">
        <w:rPr>
          <w:rFonts w:asciiTheme="minorHAnsi" w:hAnsiTheme="minorHAnsi" w:cstheme="minorHAnsi"/>
          <w:sz w:val="22"/>
          <w:szCs w:val="22"/>
        </w:rPr>
        <w:t>es</w:t>
      </w:r>
      <w:r w:rsidR="00156008" w:rsidRPr="007F576F">
        <w:rPr>
          <w:rFonts w:asciiTheme="minorHAnsi" w:hAnsiTheme="minorHAnsi" w:cstheme="minorHAnsi"/>
          <w:sz w:val="22"/>
          <w:szCs w:val="22"/>
        </w:rPr>
        <w:t>,</w:t>
      </w:r>
      <w:r w:rsidR="00AD046A" w:rsidRPr="007F576F">
        <w:rPr>
          <w:rFonts w:asciiTheme="minorHAnsi" w:hAnsiTheme="minorHAnsi" w:cstheme="minorHAnsi"/>
          <w:sz w:val="22"/>
          <w:szCs w:val="22"/>
        </w:rPr>
        <w:t xml:space="preserve"> and administrative agents</w:t>
      </w:r>
      <w:r w:rsidRPr="007F576F">
        <w:rPr>
          <w:rFonts w:asciiTheme="minorHAnsi" w:hAnsiTheme="minorHAnsi" w:cstheme="minorHAnsi"/>
          <w:sz w:val="22"/>
          <w:szCs w:val="22"/>
        </w:rPr>
        <w:t xml:space="preserve"> are at particularly high risk of poor sleep</w:t>
      </w:r>
      <w:r w:rsidR="00AD046A"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The provision of </w:t>
      </w:r>
      <w:r w:rsidR="00AD046A" w:rsidRPr="007F576F">
        <w:rPr>
          <w:rFonts w:asciiTheme="minorHAnsi" w:hAnsiTheme="minorHAnsi" w:cstheme="minorHAnsi"/>
          <w:sz w:val="22"/>
          <w:szCs w:val="22"/>
        </w:rPr>
        <w:t>e</w:t>
      </w:r>
      <w:r w:rsidR="007A50D4" w:rsidRPr="007F576F">
        <w:rPr>
          <w:rFonts w:asciiTheme="minorHAnsi" w:hAnsiTheme="minorHAnsi" w:cstheme="minorHAnsi"/>
          <w:sz w:val="22"/>
          <w:szCs w:val="22"/>
        </w:rPr>
        <w:t xml:space="preserve">motional support by colleagues </w:t>
      </w:r>
      <w:r w:rsidR="00AD046A" w:rsidRPr="007F576F">
        <w:rPr>
          <w:rFonts w:asciiTheme="minorHAnsi" w:hAnsiTheme="minorHAnsi" w:cstheme="minorHAnsi"/>
          <w:sz w:val="22"/>
          <w:szCs w:val="22"/>
        </w:rPr>
        <w:t xml:space="preserve">may </w:t>
      </w:r>
      <w:r w:rsidRPr="007F576F">
        <w:rPr>
          <w:rFonts w:asciiTheme="minorHAnsi" w:hAnsiTheme="minorHAnsi" w:cstheme="minorHAnsi"/>
          <w:sz w:val="22"/>
          <w:szCs w:val="22"/>
        </w:rPr>
        <w:t>also im</w:t>
      </w:r>
      <w:r w:rsidR="00AD046A" w:rsidRPr="007F576F">
        <w:rPr>
          <w:rFonts w:asciiTheme="minorHAnsi" w:hAnsiTheme="minorHAnsi" w:cstheme="minorHAnsi"/>
          <w:sz w:val="22"/>
          <w:szCs w:val="22"/>
        </w:rPr>
        <w:t>p</w:t>
      </w:r>
      <w:r w:rsidRPr="007F576F">
        <w:rPr>
          <w:rFonts w:asciiTheme="minorHAnsi" w:hAnsiTheme="minorHAnsi" w:cstheme="minorHAnsi"/>
          <w:sz w:val="22"/>
          <w:szCs w:val="22"/>
        </w:rPr>
        <w:t>rove sleep</w:t>
      </w:r>
      <w:r w:rsidR="00AD046A" w:rsidRPr="007F576F">
        <w:rPr>
          <w:rFonts w:asciiTheme="minorHAnsi" w:hAnsiTheme="minorHAnsi" w:cstheme="minorHAnsi"/>
          <w:sz w:val="22"/>
          <w:szCs w:val="22"/>
        </w:rPr>
        <w:t xml:space="preserve">. </w:t>
      </w:r>
      <w:r w:rsidRPr="007F576F">
        <w:rPr>
          <w:rFonts w:asciiTheme="minorHAnsi" w:hAnsiTheme="minorHAnsi" w:cstheme="minorHAnsi"/>
          <w:sz w:val="22"/>
          <w:szCs w:val="22"/>
        </w:rPr>
        <w:t>Similar</w:t>
      </w:r>
      <w:r w:rsidR="00AD046A" w:rsidRPr="007F576F">
        <w:rPr>
          <w:rFonts w:asciiTheme="minorHAnsi" w:hAnsiTheme="minorHAnsi" w:cstheme="minorHAnsi"/>
          <w:sz w:val="22"/>
          <w:szCs w:val="22"/>
        </w:rPr>
        <w:t xml:space="preserve"> results were </w:t>
      </w:r>
      <w:r w:rsidRPr="007F576F">
        <w:rPr>
          <w:rFonts w:asciiTheme="minorHAnsi" w:hAnsiTheme="minorHAnsi" w:cstheme="minorHAnsi"/>
          <w:sz w:val="22"/>
          <w:szCs w:val="22"/>
        </w:rPr>
        <w:t>reported previously</w:t>
      </w:r>
      <w:r w:rsidR="007A50D4" w:rsidRPr="007F576F">
        <w:rPr>
          <w:rFonts w:asciiTheme="minorHAnsi" w:hAnsiTheme="minorHAnsi" w:cstheme="minorHAnsi"/>
          <w:sz w:val="22"/>
          <w:szCs w:val="22"/>
        </w:rPr>
        <w:t xml:space="preserve"> for depression, </w:t>
      </w:r>
      <w:r w:rsidR="00AD046A" w:rsidRPr="007F576F">
        <w:rPr>
          <w:rFonts w:asciiTheme="minorHAnsi" w:hAnsiTheme="minorHAnsi" w:cstheme="minorHAnsi"/>
          <w:sz w:val="22"/>
          <w:szCs w:val="22"/>
        </w:rPr>
        <w:t>suggesting that emotional support by colleagues plays a major role in</w:t>
      </w:r>
      <w:r w:rsidRPr="007F576F">
        <w:rPr>
          <w:rFonts w:asciiTheme="minorHAnsi" w:hAnsiTheme="minorHAnsi" w:cstheme="minorHAnsi"/>
          <w:sz w:val="22"/>
          <w:szCs w:val="22"/>
        </w:rPr>
        <w:t xml:space="preserve"> promoting</w:t>
      </w:r>
      <w:r w:rsidR="00AD046A" w:rsidRPr="007F576F">
        <w:rPr>
          <w:rFonts w:asciiTheme="minorHAnsi" w:hAnsiTheme="minorHAnsi" w:cstheme="minorHAnsi"/>
          <w:sz w:val="22"/>
          <w:szCs w:val="22"/>
        </w:rPr>
        <w:t xml:space="preserve"> mental health at work</w:t>
      </w:r>
      <w:r w:rsidR="007A50D4" w:rsidRPr="007F576F">
        <w:rPr>
          <w:rFonts w:asciiTheme="minorHAnsi" w:hAnsiTheme="minorHAnsi" w:cstheme="minorHAnsi"/>
          <w:sz w:val="22"/>
          <w:szCs w:val="22"/>
        </w:rPr>
        <w:t xml:space="preserve"> </w:t>
      </w:r>
      <w:r w:rsidR="007A50D4" w:rsidRPr="007F576F">
        <w:rPr>
          <w:rFonts w:asciiTheme="minorHAnsi" w:hAnsiTheme="minorHAnsi" w:cstheme="minorHAnsi"/>
          <w:sz w:val="22"/>
          <w:szCs w:val="22"/>
        </w:rPr>
        <w:fldChar w:fldCharType="begin"/>
      </w:r>
      <w:r w:rsidR="007B0A5B">
        <w:rPr>
          <w:rFonts w:asciiTheme="minorHAnsi" w:hAnsiTheme="minorHAnsi" w:cstheme="minorHAnsi"/>
          <w:sz w:val="22"/>
          <w:szCs w:val="22"/>
        </w:rPr>
        <w:instrText xml:space="preserve"> ADDIN ZOTERO_ITEM CSL_CITATION {"citationID":"gFibpFWg","properties":{"formattedCitation":"(Lucas, S\\uc0\\u233{}bastien Colson, et al., 2022)","plainCitation":"(Lucas, Sébastien Colson, et al., 2022)","noteIndex":0},"citationItems":[{"id":4448,"uris":["http://zotero.org/users/5596036/items/D8QETYAJ"],"itemData":{"id":4448,"type":"article-journal","abstract":"AIM: This study aimed to explore work environment and mental health in nurse assistants, nurses and health executives in a national large-scale study.\nBACKGROUND: We have data for physicians but not for other health care workers categories.\nMETHODS: A total of 6935 participants were recruited between May and June 2021 by professional mailings and professional networks.\nRESULTS: All professional categories reported high rates of high psychological demand (&gt;90%), low social support (&gt;60%), burnout (50% to 60%), exposure to potentially morally injurious events (&gt;40%) and depression (approximately 30%). Surgery nurses reported the highest exposure to potentially morally injurious events. Major depression was identified in approximately 30% of participants in all categories, but less than 10% reported consuming antidepressants. A total of 31% to 49% of participants reported sleep disorders and 16% to 21% reported consuming regularly hypnotics. Physicians reported high hazardous drinking behaviour and nurse assistant high smoking rates.\nCONCLUSIONS AND IMPLICATIONS FOR NURSING MANAGEMENT: Our results suggest that preventing burnout and depression in health care workers is a priority. To reach this goal, nursing managers could develop some interventions to reduce psychological demand and increase personal accomplishment and social support between colleagues, and prevent sustained bullying at the workplace and health risk behaviours. These interventions should be further developed and evaluated.","container-title":"Journal of Nursing Management","DOI":"10.1111/jonm.13599","ISSN":"1365-2834","journalAbbreviation":"J Nurs Manag","language":"eng","note":"PMID: 35332585","source":"PubMed","title":"Work environment and mental health in nurse assistants, nurses and health executives: Results from the AMADEUS study","title-short":"Work environment and mental health in nurse assistants, nurses and health executives","author":[{"family":"Lucas","given":"Guillaume"},{"family":"Colson","given":"Sébastien"},{"family":"Boyer","given":"Laurent"},{"family":"Gentile","given":"Stéphanie"},{"family":"Fond","given":"Guillaume"}],"issued":{"date-parts":[["2022",3,24]]}}}],"schema":"https://github.com/citation-style-language/schema/raw/master/csl-citation.json"} </w:instrText>
      </w:r>
      <w:r w:rsidR="007A50D4" w:rsidRPr="007F576F">
        <w:rPr>
          <w:rFonts w:asciiTheme="minorHAnsi" w:hAnsiTheme="minorHAnsi" w:cstheme="minorHAnsi"/>
          <w:sz w:val="22"/>
          <w:szCs w:val="22"/>
        </w:rPr>
        <w:fldChar w:fldCharType="separate"/>
      </w:r>
      <w:r w:rsidR="007B0A5B" w:rsidRPr="007B0A5B">
        <w:rPr>
          <w:rFonts w:ascii="Calibri" w:hAnsiTheme="minorHAnsi" w:cs="Calibri"/>
          <w:sz w:val="22"/>
        </w:rPr>
        <w:t>(Lucas, Sébastien Colson, et al., 2022)</w:t>
      </w:r>
      <w:r w:rsidR="007A50D4" w:rsidRPr="007F576F">
        <w:rPr>
          <w:rFonts w:asciiTheme="minorHAnsi" w:hAnsiTheme="minorHAnsi" w:cstheme="minorHAnsi"/>
          <w:sz w:val="22"/>
          <w:szCs w:val="22"/>
        </w:rPr>
        <w:fldChar w:fldCharType="end"/>
      </w:r>
      <w:r w:rsidR="007A50D4" w:rsidRPr="007F576F">
        <w:rPr>
          <w:rFonts w:asciiTheme="minorHAnsi" w:hAnsiTheme="minorHAnsi" w:cstheme="minorHAnsi"/>
          <w:sz w:val="22"/>
          <w:szCs w:val="22"/>
        </w:rPr>
        <w:t>.</w:t>
      </w:r>
      <w:r w:rsidR="00A90CF9" w:rsidRPr="007F576F">
        <w:rPr>
          <w:rFonts w:asciiTheme="minorHAnsi" w:hAnsiTheme="minorHAnsi" w:cstheme="minorHAnsi"/>
          <w:sz w:val="22"/>
          <w:szCs w:val="22"/>
        </w:rPr>
        <w:t xml:space="preserve"> B</w:t>
      </w:r>
      <w:r w:rsidR="007A50D4" w:rsidRPr="007F576F">
        <w:rPr>
          <w:rFonts w:asciiTheme="minorHAnsi" w:hAnsiTheme="minorHAnsi" w:cstheme="minorHAnsi"/>
          <w:sz w:val="22"/>
          <w:szCs w:val="22"/>
        </w:rPr>
        <w:t>urnout</w:t>
      </w:r>
      <w:r w:rsidR="00AD046A" w:rsidRPr="007F576F">
        <w:rPr>
          <w:rFonts w:asciiTheme="minorHAnsi" w:hAnsiTheme="minorHAnsi" w:cstheme="minorHAnsi"/>
          <w:sz w:val="22"/>
          <w:szCs w:val="22"/>
        </w:rPr>
        <w:t xml:space="preserve"> and </w:t>
      </w:r>
      <w:r w:rsidR="00232669" w:rsidRPr="007F576F">
        <w:rPr>
          <w:rFonts w:asciiTheme="minorHAnsi" w:hAnsiTheme="minorHAnsi" w:cstheme="minorHAnsi"/>
          <w:sz w:val="22"/>
          <w:szCs w:val="22"/>
        </w:rPr>
        <w:t xml:space="preserve">sustained </w:t>
      </w:r>
      <w:r w:rsidRPr="007F576F">
        <w:rPr>
          <w:rFonts w:asciiTheme="minorHAnsi" w:hAnsiTheme="minorHAnsi" w:cstheme="minorHAnsi"/>
          <w:sz w:val="22"/>
          <w:szCs w:val="22"/>
        </w:rPr>
        <w:t>workplace</w:t>
      </w:r>
      <w:r w:rsidR="00AD046A" w:rsidRPr="007F576F">
        <w:rPr>
          <w:rFonts w:asciiTheme="minorHAnsi" w:hAnsiTheme="minorHAnsi" w:cstheme="minorHAnsi"/>
          <w:sz w:val="22"/>
          <w:szCs w:val="22"/>
        </w:rPr>
        <w:t xml:space="preserve"> bullying </w:t>
      </w:r>
      <w:r w:rsidR="002728CB" w:rsidRPr="007F576F">
        <w:rPr>
          <w:rFonts w:asciiTheme="minorHAnsi" w:hAnsiTheme="minorHAnsi" w:cstheme="minorHAnsi"/>
          <w:sz w:val="22"/>
          <w:szCs w:val="22"/>
        </w:rPr>
        <w:t>were</w:t>
      </w:r>
      <w:r w:rsidR="007A50D4" w:rsidRPr="007F576F">
        <w:rPr>
          <w:rFonts w:asciiTheme="minorHAnsi" w:hAnsiTheme="minorHAnsi" w:cstheme="minorHAnsi"/>
          <w:sz w:val="22"/>
          <w:szCs w:val="22"/>
        </w:rPr>
        <w:t xml:space="preserve"> associated with </w:t>
      </w:r>
      <w:r w:rsidR="00DE6E37" w:rsidRPr="007F576F">
        <w:rPr>
          <w:rFonts w:asciiTheme="minorHAnsi" w:hAnsiTheme="minorHAnsi" w:cstheme="minorHAnsi"/>
          <w:sz w:val="22"/>
          <w:szCs w:val="22"/>
        </w:rPr>
        <w:t xml:space="preserve">poor </w:t>
      </w:r>
      <w:r w:rsidR="007A50D4" w:rsidRPr="007F576F">
        <w:rPr>
          <w:rFonts w:asciiTheme="minorHAnsi" w:hAnsiTheme="minorHAnsi" w:cstheme="minorHAnsi"/>
          <w:sz w:val="22"/>
          <w:szCs w:val="22"/>
        </w:rPr>
        <w:t>sleep</w:t>
      </w:r>
      <w:r w:rsidRPr="007F576F">
        <w:rPr>
          <w:rFonts w:asciiTheme="minorHAnsi" w:hAnsiTheme="minorHAnsi" w:cstheme="minorHAnsi"/>
          <w:sz w:val="22"/>
          <w:szCs w:val="22"/>
        </w:rPr>
        <w:t xml:space="preserve"> in this study</w:t>
      </w:r>
      <w:r w:rsidR="00AD046A" w:rsidRPr="007F576F">
        <w:rPr>
          <w:rFonts w:asciiTheme="minorHAnsi" w:hAnsiTheme="minorHAnsi" w:cstheme="minorHAnsi"/>
          <w:sz w:val="22"/>
          <w:szCs w:val="22"/>
        </w:rPr>
        <w:t xml:space="preserve">, suggesting that </w:t>
      </w:r>
      <w:r w:rsidRPr="007F576F">
        <w:rPr>
          <w:rFonts w:asciiTheme="minorHAnsi" w:hAnsiTheme="minorHAnsi" w:cstheme="minorHAnsi"/>
          <w:sz w:val="22"/>
          <w:szCs w:val="22"/>
        </w:rPr>
        <w:t>the w</w:t>
      </w:r>
      <w:r w:rsidR="00EA2939" w:rsidRPr="007F576F">
        <w:rPr>
          <w:rFonts w:asciiTheme="minorHAnsi" w:hAnsiTheme="minorHAnsi" w:cstheme="minorHAnsi"/>
          <w:sz w:val="22"/>
          <w:szCs w:val="22"/>
        </w:rPr>
        <w:t>ork environment</w:t>
      </w:r>
      <w:r w:rsidR="00AD046A" w:rsidRPr="007F576F">
        <w:rPr>
          <w:rFonts w:asciiTheme="minorHAnsi" w:hAnsiTheme="minorHAnsi" w:cstheme="minorHAnsi"/>
          <w:sz w:val="22"/>
          <w:szCs w:val="22"/>
        </w:rPr>
        <w:t xml:space="preserve"> play a major role in sleep</w:t>
      </w:r>
      <w:r w:rsidRPr="007F576F">
        <w:rPr>
          <w:rFonts w:asciiTheme="minorHAnsi" w:hAnsiTheme="minorHAnsi" w:cstheme="minorHAnsi"/>
          <w:sz w:val="22"/>
          <w:szCs w:val="22"/>
        </w:rPr>
        <w:t>,</w:t>
      </w:r>
      <w:r w:rsidR="00AD046A" w:rsidRPr="007F576F">
        <w:rPr>
          <w:rFonts w:asciiTheme="minorHAnsi" w:hAnsiTheme="minorHAnsi" w:cstheme="minorHAnsi"/>
          <w:sz w:val="22"/>
          <w:szCs w:val="22"/>
        </w:rPr>
        <w:t xml:space="preserve"> and that interventions </w:t>
      </w:r>
      <w:r w:rsidRPr="007F576F">
        <w:rPr>
          <w:rFonts w:asciiTheme="minorHAnsi" w:hAnsiTheme="minorHAnsi" w:cstheme="minorHAnsi"/>
          <w:sz w:val="22"/>
          <w:szCs w:val="22"/>
        </w:rPr>
        <w:t>to improve</w:t>
      </w:r>
      <w:r w:rsidR="00AD046A" w:rsidRPr="007F576F">
        <w:rPr>
          <w:rFonts w:asciiTheme="minorHAnsi" w:hAnsiTheme="minorHAnsi" w:cstheme="minorHAnsi"/>
          <w:sz w:val="22"/>
          <w:szCs w:val="22"/>
        </w:rPr>
        <w:t xml:space="preserve"> sleep should also </w:t>
      </w:r>
      <w:r w:rsidRPr="007F576F">
        <w:rPr>
          <w:rFonts w:asciiTheme="minorHAnsi" w:hAnsiTheme="minorHAnsi" w:cstheme="minorHAnsi"/>
          <w:sz w:val="22"/>
          <w:szCs w:val="22"/>
        </w:rPr>
        <w:t>address</w:t>
      </w:r>
      <w:r w:rsidR="00AD046A" w:rsidRPr="007F576F">
        <w:rPr>
          <w:rFonts w:asciiTheme="minorHAnsi" w:hAnsiTheme="minorHAnsi" w:cstheme="minorHAnsi"/>
          <w:sz w:val="22"/>
          <w:szCs w:val="22"/>
        </w:rPr>
        <w:t xml:space="preserve"> psychosocial factors</w:t>
      </w:r>
      <w:r w:rsidR="007A50D4" w:rsidRPr="007F576F">
        <w:rPr>
          <w:rFonts w:asciiTheme="minorHAnsi" w:hAnsiTheme="minorHAnsi" w:cstheme="minorHAnsi"/>
          <w:sz w:val="22"/>
          <w:szCs w:val="22"/>
        </w:rPr>
        <w:t>.</w:t>
      </w:r>
      <w:r w:rsidR="002728CB" w:rsidRPr="007F576F">
        <w:rPr>
          <w:rFonts w:asciiTheme="minorHAnsi" w:hAnsiTheme="minorHAnsi" w:cstheme="minorHAnsi"/>
          <w:sz w:val="22"/>
          <w:szCs w:val="22"/>
        </w:rPr>
        <w:t xml:space="preserve"> </w:t>
      </w:r>
      <w:r w:rsidR="00AD046A" w:rsidRPr="007F576F">
        <w:rPr>
          <w:rFonts w:asciiTheme="minorHAnsi" w:hAnsiTheme="minorHAnsi" w:cstheme="minorHAnsi"/>
          <w:sz w:val="22"/>
          <w:szCs w:val="22"/>
        </w:rPr>
        <w:t>Some studies have suggested bidirectional</w:t>
      </w:r>
      <w:r w:rsidRPr="007F576F">
        <w:rPr>
          <w:rFonts w:asciiTheme="minorHAnsi" w:hAnsiTheme="minorHAnsi" w:cstheme="minorHAnsi"/>
          <w:sz w:val="22"/>
          <w:szCs w:val="22"/>
        </w:rPr>
        <w:t xml:space="preserve"> </w:t>
      </w:r>
      <w:r w:rsidRPr="007F576F">
        <w:rPr>
          <w:rFonts w:asciiTheme="minorHAnsi" w:hAnsiTheme="minorHAnsi" w:cstheme="minorHAnsi"/>
          <w:sz w:val="22"/>
          <w:szCs w:val="22"/>
        </w:rPr>
        <w:lastRenderedPageBreak/>
        <w:t xml:space="preserve">relationships of </w:t>
      </w:r>
      <w:r w:rsidR="00AD046A" w:rsidRPr="007F576F">
        <w:rPr>
          <w:rFonts w:asciiTheme="minorHAnsi" w:hAnsiTheme="minorHAnsi" w:cstheme="minorHAnsi"/>
          <w:sz w:val="22"/>
          <w:szCs w:val="22"/>
        </w:rPr>
        <w:t>poor sleep</w:t>
      </w:r>
      <w:r w:rsidRPr="007F576F">
        <w:rPr>
          <w:rFonts w:asciiTheme="minorHAnsi" w:hAnsiTheme="minorHAnsi" w:cstheme="minorHAnsi"/>
          <w:sz w:val="22"/>
          <w:szCs w:val="22"/>
        </w:rPr>
        <w:t xml:space="preserve"> with</w:t>
      </w:r>
      <w:r w:rsidR="00AD046A" w:rsidRPr="007F576F">
        <w:rPr>
          <w:rFonts w:asciiTheme="minorHAnsi" w:hAnsiTheme="minorHAnsi" w:cstheme="minorHAnsi"/>
          <w:sz w:val="22"/>
          <w:szCs w:val="22"/>
        </w:rPr>
        <w:t xml:space="preserve"> burnout and absenteeism, suggesting that screening </w:t>
      </w:r>
      <w:r w:rsidRPr="007F576F">
        <w:rPr>
          <w:rFonts w:asciiTheme="minorHAnsi" w:hAnsiTheme="minorHAnsi" w:cstheme="minorHAnsi"/>
          <w:sz w:val="22"/>
          <w:szCs w:val="22"/>
        </w:rPr>
        <w:t xml:space="preserve">for </w:t>
      </w:r>
      <w:r w:rsidR="00AD046A" w:rsidRPr="007F576F">
        <w:rPr>
          <w:rFonts w:asciiTheme="minorHAnsi" w:hAnsiTheme="minorHAnsi" w:cstheme="minorHAnsi"/>
          <w:sz w:val="22"/>
          <w:szCs w:val="22"/>
        </w:rPr>
        <w:t xml:space="preserve">poor sleep may be </w:t>
      </w:r>
      <w:r w:rsidRPr="007F576F">
        <w:rPr>
          <w:rFonts w:asciiTheme="minorHAnsi" w:hAnsiTheme="minorHAnsi" w:cstheme="minorHAnsi"/>
          <w:sz w:val="22"/>
          <w:szCs w:val="22"/>
        </w:rPr>
        <w:t>useful for the</w:t>
      </w:r>
      <w:r w:rsidR="00AD046A" w:rsidRPr="007F576F">
        <w:rPr>
          <w:rFonts w:asciiTheme="minorHAnsi" w:hAnsiTheme="minorHAnsi" w:cstheme="minorHAnsi"/>
          <w:sz w:val="22"/>
          <w:szCs w:val="22"/>
        </w:rPr>
        <w:t xml:space="preserve"> prevent</w:t>
      </w:r>
      <w:r w:rsidRPr="007F576F">
        <w:rPr>
          <w:rFonts w:asciiTheme="minorHAnsi" w:hAnsiTheme="minorHAnsi" w:cstheme="minorHAnsi"/>
          <w:sz w:val="22"/>
          <w:szCs w:val="22"/>
        </w:rPr>
        <w:t>ion of</w:t>
      </w:r>
      <w:r w:rsidR="00AD046A" w:rsidRPr="007F576F">
        <w:rPr>
          <w:rFonts w:asciiTheme="minorHAnsi" w:hAnsiTheme="minorHAnsi" w:cstheme="minorHAnsi"/>
          <w:sz w:val="22"/>
          <w:szCs w:val="22"/>
        </w:rPr>
        <w:t xml:space="preserve"> burnout and absenteeism</w:t>
      </w:r>
      <w:r w:rsidR="007B0A5B">
        <w:rPr>
          <w:rFonts w:asciiTheme="minorHAnsi" w:hAnsiTheme="minorHAnsi" w:cstheme="minorHAnsi"/>
          <w:sz w:val="22"/>
          <w:szCs w:val="22"/>
        </w:rPr>
        <w:t>.</w:t>
      </w:r>
    </w:p>
    <w:p w14:paraId="5B86E2DE" w14:textId="69B32F29" w:rsidR="00267C28" w:rsidRPr="007F576F" w:rsidRDefault="00B32B88" w:rsidP="00004692">
      <w:pPr>
        <w:jc w:val="both"/>
        <w:rPr>
          <w:rFonts w:asciiTheme="minorHAnsi" w:hAnsiTheme="minorHAnsi" w:cstheme="minorHAnsi"/>
          <w:sz w:val="22"/>
          <w:szCs w:val="22"/>
        </w:rPr>
      </w:pPr>
      <w:r w:rsidRPr="007F576F">
        <w:rPr>
          <w:rFonts w:asciiTheme="minorHAnsi" w:hAnsiTheme="minorHAnsi" w:cstheme="minorHAnsi"/>
          <w:sz w:val="22"/>
          <w:szCs w:val="22"/>
        </w:rPr>
        <w:t>Work</w:t>
      </w:r>
      <w:r w:rsidR="00AD046A" w:rsidRPr="007F576F">
        <w:rPr>
          <w:rFonts w:asciiTheme="minorHAnsi" w:hAnsiTheme="minorHAnsi" w:cstheme="minorHAnsi"/>
          <w:sz w:val="22"/>
          <w:szCs w:val="22"/>
        </w:rPr>
        <w:t xml:space="preserve"> schedules </w:t>
      </w:r>
      <w:r w:rsidRPr="007F576F">
        <w:rPr>
          <w:rFonts w:asciiTheme="minorHAnsi" w:hAnsiTheme="minorHAnsi" w:cstheme="minorHAnsi"/>
          <w:sz w:val="22"/>
          <w:szCs w:val="22"/>
        </w:rPr>
        <w:t xml:space="preserve">also </w:t>
      </w:r>
      <w:r w:rsidR="00AD046A" w:rsidRPr="007F576F">
        <w:rPr>
          <w:rFonts w:asciiTheme="minorHAnsi" w:hAnsiTheme="minorHAnsi" w:cstheme="minorHAnsi"/>
          <w:sz w:val="22"/>
          <w:szCs w:val="22"/>
        </w:rPr>
        <w:t xml:space="preserve">play a role in poor sleep. </w:t>
      </w:r>
      <w:proofErr w:type="spellStart"/>
      <w:r w:rsidRPr="007F576F">
        <w:rPr>
          <w:rFonts w:asciiTheme="minorHAnsi" w:hAnsiTheme="minorHAnsi" w:cstheme="minorHAnsi"/>
          <w:sz w:val="22"/>
          <w:szCs w:val="22"/>
        </w:rPr>
        <w:t>Nighttime</w:t>
      </w:r>
      <w:proofErr w:type="spellEnd"/>
      <w:r w:rsidRPr="007F576F">
        <w:rPr>
          <w:rFonts w:asciiTheme="minorHAnsi" w:hAnsiTheme="minorHAnsi" w:cstheme="minorHAnsi"/>
          <w:sz w:val="22"/>
          <w:szCs w:val="22"/>
        </w:rPr>
        <w:t xml:space="preserve"> work</w:t>
      </w:r>
      <w:r w:rsidR="00AD046A" w:rsidRPr="007F576F">
        <w:rPr>
          <w:rFonts w:asciiTheme="minorHAnsi" w:hAnsiTheme="minorHAnsi" w:cstheme="minorHAnsi"/>
          <w:sz w:val="22"/>
          <w:szCs w:val="22"/>
        </w:rPr>
        <w:t xml:space="preserve"> increase</w:t>
      </w:r>
      <w:r w:rsidRPr="007F576F">
        <w:rPr>
          <w:rFonts w:asciiTheme="minorHAnsi" w:hAnsiTheme="minorHAnsi" w:cstheme="minorHAnsi"/>
          <w:sz w:val="22"/>
          <w:szCs w:val="22"/>
        </w:rPr>
        <w:t>s</w:t>
      </w:r>
      <w:r w:rsidR="00AD046A" w:rsidRPr="007F576F">
        <w:rPr>
          <w:rFonts w:asciiTheme="minorHAnsi" w:hAnsiTheme="minorHAnsi" w:cstheme="minorHAnsi"/>
          <w:sz w:val="22"/>
          <w:szCs w:val="22"/>
        </w:rPr>
        <w:t xml:space="preserve"> the risk of poor sleep</w:t>
      </w:r>
      <w:r w:rsidRPr="007F576F">
        <w:rPr>
          <w:rFonts w:asciiTheme="minorHAnsi" w:hAnsiTheme="minorHAnsi" w:cstheme="minorHAnsi"/>
          <w:sz w:val="22"/>
          <w:szCs w:val="22"/>
        </w:rPr>
        <w:t xml:space="preserve">. Although </w:t>
      </w:r>
      <w:proofErr w:type="spellStart"/>
      <w:r w:rsidRPr="007F576F">
        <w:rPr>
          <w:rFonts w:asciiTheme="minorHAnsi" w:hAnsiTheme="minorHAnsi" w:cstheme="minorHAnsi"/>
          <w:sz w:val="22"/>
          <w:szCs w:val="22"/>
        </w:rPr>
        <w:t>nighttime</w:t>
      </w:r>
      <w:proofErr w:type="spellEnd"/>
      <w:r w:rsidRPr="007F576F">
        <w:rPr>
          <w:rFonts w:asciiTheme="minorHAnsi" w:hAnsiTheme="minorHAnsi" w:cstheme="minorHAnsi"/>
          <w:sz w:val="22"/>
          <w:szCs w:val="22"/>
        </w:rPr>
        <w:t xml:space="preserve"> work cannot be completely eliminated, its effects may be reduced by improving sleep hygiene at work, including promoting naps and providing spaces for recuperative sleep for </w:t>
      </w:r>
      <w:proofErr w:type="spellStart"/>
      <w:r w:rsidRPr="007F576F">
        <w:rPr>
          <w:rFonts w:asciiTheme="minorHAnsi" w:hAnsiTheme="minorHAnsi" w:cstheme="minorHAnsi"/>
          <w:sz w:val="22"/>
          <w:szCs w:val="22"/>
        </w:rPr>
        <w:t>nighttime</w:t>
      </w:r>
      <w:proofErr w:type="spellEnd"/>
      <w:r w:rsidRPr="007F576F">
        <w:rPr>
          <w:rFonts w:asciiTheme="minorHAnsi" w:hAnsiTheme="minorHAnsi" w:cstheme="minorHAnsi"/>
          <w:sz w:val="22"/>
          <w:szCs w:val="22"/>
        </w:rPr>
        <w:t xml:space="preserve"> workers. </w:t>
      </w:r>
      <w:r w:rsidR="00267C28" w:rsidRPr="007F576F">
        <w:rPr>
          <w:rFonts w:asciiTheme="minorHAnsi" w:hAnsiTheme="minorHAnsi" w:cstheme="minorHAnsi"/>
          <w:sz w:val="22"/>
          <w:szCs w:val="22"/>
        </w:rPr>
        <w:t>S</w:t>
      </w:r>
      <w:r w:rsidR="007A50D4" w:rsidRPr="007F576F">
        <w:rPr>
          <w:rFonts w:asciiTheme="minorHAnsi" w:hAnsiTheme="minorHAnsi" w:cstheme="minorHAnsi"/>
          <w:sz w:val="22"/>
          <w:szCs w:val="22"/>
        </w:rPr>
        <w:t xml:space="preserve">chedules naps </w:t>
      </w:r>
      <w:r w:rsidRPr="007F576F">
        <w:rPr>
          <w:rFonts w:asciiTheme="minorHAnsi" w:hAnsiTheme="minorHAnsi" w:cstheme="minorHAnsi"/>
          <w:sz w:val="22"/>
          <w:szCs w:val="22"/>
        </w:rPr>
        <w:t>may</w:t>
      </w:r>
      <w:r w:rsidR="007A50D4" w:rsidRPr="007F576F">
        <w:rPr>
          <w:rFonts w:asciiTheme="minorHAnsi" w:hAnsiTheme="minorHAnsi" w:cstheme="minorHAnsi"/>
          <w:sz w:val="22"/>
          <w:szCs w:val="22"/>
        </w:rPr>
        <w:t xml:space="preserve"> improve</w:t>
      </w:r>
      <w:r w:rsidRPr="007F576F">
        <w:rPr>
          <w:rFonts w:asciiTheme="minorHAnsi" w:hAnsiTheme="minorHAnsi" w:cstheme="minorHAnsi"/>
          <w:sz w:val="22"/>
          <w:szCs w:val="22"/>
        </w:rPr>
        <w:t xml:space="preserve"> work</w:t>
      </w:r>
      <w:r w:rsidR="007A50D4" w:rsidRPr="007F576F">
        <w:rPr>
          <w:rFonts w:asciiTheme="minorHAnsi" w:hAnsiTheme="minorHAnsi" w:cstheme="minorHAnsi"/>
          <w:sz w:val="22"/>
          <w:szCs w:val="22"/>
        </w:rPr>
        <w:t xml:space="preserve"> performance and decrease fatigue in emergency medical service</w:t>
      </w:r>
      <w:r w:rsidRPr="007F576F">
        <w:rPr>
          <w:rFonts w:asciiTheme="minorHAnsi" w:hAnsiTheme="minorHAnsi" w:cstheme="minorHAnsi"/>
          <w:sz w:val="22"/>
          <w:szCs w:val="22"/>
        </w:rPr>
        <w:t xml:space="preserve"> workers</w:t>
      </w:r>
      <w:r w:rsidR="007A50D4" w:rsidRPr="007F576F">
        <w:rPr>
          <w:rFonts w:asciiTheme="minorHAnsi" w:hAnsiTheme="minorHAnsi" w:cstheme="minorHAnsi"/>
          <w:sz w:val="22"/>
          <w:szCs w:val="22"/>
        </w:rPr>
        <w:t xml:space="preserve"> </w:t>
      </w:r>
      <w:r w:rsidR="007A50D4"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{"citationID":"PKwVKylv","properties":{"formattedCitation":"(Martin-Gill et al., 2018)","plainCitation":"(Martin-Gill et al., 2018)","noteIndex":0},"citationItems":[{"id":3915,"uris":["http://zotero.org/users/5596036/items/YIBUAHRP"],"itemData":{"id":3915,"type":"article-journal","abstract":"BACKGROUND: Scheduled napping during work shifts may be an effective way to mitigate fatigue-related risk. This study aimed to critically review and synthesize existing literature on the impact of scheduled naps on fatigue-related outcomes for EMS personnel and similar shift worker groups.\nMETHODS: A systematic literature review was performed of the impact of a scheduled nap during shift work on EMS personnel or similar shift workers. The primary (critical) outcome of interest was EMS personnel safety. Secondary (important) outcomes were patient safety; personnel performance; acute states of fatigue, alertness, and sleepiness; indicators of sleep duration and/or quality; employee retention/turnover; indicators of long-term health; and cost to the system. Meta-analyses were performed to evaluate the impact of napping on a measure of personnel performance (the psychomotor vigilance test [PVT]) and measures of acute fatigue.\nRESULTS: Of 4,660 unique records identified, 13 experimental studies were determined relevant and summarized. The effect of napping on reaction time measured at the end of shift was small and non-significant (SMD 0.12, 95% CI -0.13 to 0.36; p = 0.34). Napping during work did not change reaction time from the beginning to the end of the shift (SMD -0.01, 95% CI -25.0 to 0.24; p = 0.96). Naps had a moderate, significant effect on sleepiness measured at the end of shift (SMD 0.40, 95% CI 0.09 to 0.72; p = 0.01). The difference in sleepiness from the start to the end of shift was moderate and statistically significant (SMD 0.41, 95% CI 0.09 to 0.72; p = 0.01).\nCONCLUSIONS: Reviewed literature indicated that scheduled naps at work improved performance and decreased fatigue in shift workers. Further research is required to identify the optimal timing and duration of scheduled naps to maximize the beneficial outcomes.","container-title":"Prehospital Emergency Care","DOI":"10.1080/10903127.2017.1376136","ISSN":"1545-0066","issue":"sup1","journalAbbreviation":"Prehosp Emerg Care","language":"eng","note":"PMID: 29324083","page":"47-57","source":"PubMed","title":"Effects of Napping During Shift Work on Sleepiness and Performance in Emergency Medical Services Personnel and Similar Shift Workers: A Systematic Review and Meta-Analysis","title-short":"Effects of Napping During Shift Work on Sleepiness and Performance in Emergency Medical Services Personnel and Similar Shift Workers","volume":"22","author":[{"family":"Martin-Gill","given":"Christian"},{"family":"Barger","given":"Laura K."},{"family":"Moore","given":"Charity G."},{"family":"Higgins","given":"J. Stephen"},{"family":"Teasley","given":"Ellen M."},{"family":"Weiss","given":"Patricia M."},{"family":"Condle","given":"Joseph P."},{"family":"Flickinger","given":"Katharyn L."},{"family":"Coppler","given":"Patrick J."},{"family":"Sequeira","given":"Denisse J."},{"family":"Divecha","given":"Ayushi A."},{"family":"Matthews","given":"Margaret E."},{"family":"Lang","given":"Eddy S."},{"family":"Patterson","given":"P. Daniel"}],"issued":{"date-parts":[["2018",2,15]]}}}],"schema":"https://github.com/citation-style-language/schema/raw/master/csl-citation.json"} </w:instrText>
      </w:r>
      <w:r w:rsidR="007A50D4"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(Martin-Gill et al., 2018)</w:t>
      </w:r>
      <w:r w:rsidR="007A50D4" w:rsidRPr="007F576F">
        <w:rPr>
          <w:rFonts w:asciiTheme="minorHAnsi" w:hAnsiTheme="minorHAnsi" w:cstheme="minorHAnsi"/>
          <w:sz w:val="22"/>
          <w:szCs w:val="22"/>
        </w:rPr>
        <w:fldChar w:fldCharType="end"/>
      </w:r>
      <w:r w:rsidR="007A50D4" w:rsidRPr="007F576F">
        <w:rPr>
          <w:rFonts w:asciiTheme="minorHAnsi" w:hAnsiTheme="minorHAnsi" w:cstheme="minorHAnsi"/>
          <w:sz w:val="22"/>
          <w:szCs w:val="22"/>
        </w:rPr>
        <w:t xml:space="preserve">, while active breaks </w:t>
      </w:r>
      <w:r w:rsidRPr="007F576F">
        <w:rPr>
          <w:rFonts w:asciiTheme="minorHAnsi" w:hAnsiTheme="minorHAnsi" w:cstheme="minorHAnsi"/>
          <w:sz w:val="22"/>
          <w:szCs w:val="22"/>
        </w:rPr>
        <w:t xml:space="preserve">from work may </w:t>
      </w:r>
      <w:r w:rsidR="007A50D4" w:rsidRPr="007F576F">
        <w:rPr>
          <w:rFonts w:asciiTheme="minorHAnsi" w:hAnsiTheme="minorHAnsi" w:cstheme="minorHAnsi"/>
          <w:sz w:val="22"/>
          <w:szCs w:val="22"/>
        </w:rPr>
        <w:t>enhance</w:t>
      </w:r>
      <w:r w:rsidRPr="007F576F">
        <w:rPr>
          <w:rFonts w:asciiTheme="minorHAnsi" w:hAnsiTheme="minorHAnsi" w:cstheme="minorHAnsi"/>
          <w:sz w:val="22"/>
          <w:szCs w:val="22"/>
        </w:rPr>
        <w:t xml:space="preserve"> </w:t>
      </w:r>
      <w:r w:rsidR="007A50D4" w:rsidRPr="007F576F">
        <w:rPr>
          <w:rFonts w:asciiTheme="minorHAnsi" w:hAnsiTheme="minorHAnsi" w:cstheme="minorHAnsi"/>
          <w:sz w:val="22"/>
          <w:szCs w:val="22"/>
        </w:rPr>
        <w:t>physical and mental well-being</w:t>
      </w:r>
      <w:r w:rsidRPr="007F576F">
        <w:rPr>
          <w:rFonts w:asciiTheme="minorHAnsi" w:hAnsiTheme="minorHAnsi" w:cstheme="minorHAnsi"/>
          <w:sz w:val="22"/>
          <w:szCs w:val="22"/>
        </w:rPr>
        <w:t xml:space="preserve">, </w:t>
      </w:r>
      <w:r w:rsidR="007A50D4" w:rsidRPr="007F576F">
        <w:rPr>
          <w:rFonts w:asciiTheme="minorHAnsi" w:hAnsiTheme="minorHAnsi" w:cstheme="minorHAnsi"/>
          <w:sz w:val="22"/>
          <w:szCs w:val="22"/>
        </w:rPr>
        <w:t>motivational outcomes</w:t>
      </w:r>
      <w:r w:rsidRPr="007F576F">
        <w:rPr>
          <w:rFonts w:asciiTheme="minorHAnsi" w:hAnsiTheme="minorHAnsi" w:cstheme="minorHAnsi"/>
          <w:sz w:val="22"/>
          <w:szCs w:val="22"/>
        </w:rPr>
        <w:t>,</w:t>
      </w:r>
      <w:r w:rsidR="007A50D4" w:rsidRPr="007F576F">
        <w:rPr>
          <w:rFonts w:asciiTheme="minorHAnsi" w:hAnsiTheme="minorHAnsi" w:cstheme="minorHAnsi"/>
          <w:sz w:val="22"/>
          <w:szCs w:val="22"/>
        </w:rPr>
        <w:t xml:space="preserve"> and performance </w:t>
      </w:r>
      <w:r w:rsidR="007A50D4" w:rsidRPr="007F576F">
        <w:rPr>
          <w:rFonts w:asciiTheme="minorHAnsi" w:hAnsiTheme="minorHAnsi" w:cstheme="minorHAnsi"/>
          <w:sz w:val="22"/>
          <w:szCs w:val="22"/>
        </w:rPr>
        <w:fldChar w:fldCharType="begin"/>
      </w:r>
      <w:r w:rsidR="007C3589" w:rsidRPr="007F576F">
        <w:rPr>
          <w:rFonts w:asciiTheme="minorHAnsi" w:hAnsiTheme="minorHAnsi" w:cstheme="minorHAnsi"/>
          <w:sz w:val="22"/>
          <w:szCs w:val="22"/>
        </w:rPr>
        <w:instrText xml:space="preserve"> ADDIN ZOTERO_ITEM CSL_CITATION {"citationID":"ku1gfV7v","properties":{"formattedCitation":"(Wendsche et al., 2017)","plainCitation":"(Wendsche et al., 2017)","noteIndex":0},"citationItems":[{"id":4052,"uris":["http://zotero.org/users/5596036/items/27GKDW8T"],"itemData":{"id":4052,"type":"article-journal","abstract":"OBJECTIVES: To prevent an accumulation of strain during work and to reduce error risk, many countries have made rest breaks mandatory. In the nursing literature, insufficient rest break organization is often reported. However, the outcomes of nurses' rest break organization and its anteceding factors are less clear.\nDATA SOURCES: We searched for academic literature on nurses' rest break organization in electronic databases (PubMed, Medline, PsycArticles, PsycINFO, CINAHL).\nREVIEW METHODS: Our search yielded 93 potentially relevant articles published between 01/1990 and 04/2016. The final sample in our scoping review consisted of 36 publications and included data from 35 independent and international study samples and two reviews.\nRESULTS: Several studies reported a high prevalence of missed, interrupted, or delayed rest breaks in nursing. Nurses' rest breaks often related to better physical and mental well-being but did not affect motivational outcomes and performance systematically. Results on the effects of napping breaks were inconsistent. Rest break activities and high quality rest break areas are further factors that relieve nurses from job demands and can be helpful in coping with them. Several study results indicated that temporal and quantitative work demands, job resources, and individual characteristics influence rest break organization. However, most of these findings stem from studies that do not allow causal conclusions to be drawn.\nCONCLUSIONS: Well-designed rest breaks influence nurses' occupational well-being and behavior positively. However, the mechanisms and moderating break-, work-, and person-related factors involved in producing these effects are not well understood today. Thus, further theory building and stronger empirical data are needed.","container-title":"International Journal of Nursing Studies","DOI":"10.1016/j.ijnurstu.2017.07.005","ISSN":"1873-491X","journalAbbreviation":"Int J Nurs Stud","language":"eng","note":"PMID: 28750245","page":"65-80","source":"PubMed","title":"Antecedents and outcomes of nurses' rest break organization: A scoping review","title-short":"Antecedents and outcomes of nurses' rest break organization","volume":"75","author":[{"family":"Wendsche","given":"Johannes"},{"family":"Ghadiri","given":"Argang"},{"family":"Bengsch","given":"Amelie"},{"family":"Wegge","given":"Jürgen"}],"issued":{"date-parts":[["2017",10]]}}}],"schema":"https://github.com/citation-style-language/schema/raw/master/csl-citation.json"} </w:instrText>
      </w:r>
      <w:r w:rsidR="007A50D4"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(Wendsche et al., 2017)</w:t>
      </w:r>
      <w:r w:rsidR="007A50D4" w:rsidRPr="007F576F">
        <w:rPr>
          <w:rFonts w:asciiTheme="minorHAnsi" w:hAnsiTheme="minorHAnsi" w:cstheme="minorHAnsi"/>
          <w:sz w:val="22"/>
          <w:szCs w:val="22"/>
        </w:rPr>
        <w:fldChar w:fldCharType="end"/>
      </w:r>
      <w:r w:rsidR="00453FF7" w:rsidRPr="007F576F">
        <w:rPr>
          <w:rFonts w:asciiTheme="minorHAnsi" w:hAnsiTheme="minorHAnsi" w:cstheme="minorHAnsi"/>
          <w:sz w:val="22"/>
          <w:szCs w:val="22"/>
        </w:rPr>
        <w:t xml:space="preserve">. </w:t>
      </w:r>
    </w:p>
    <w:p w14:paraId="09F9795A" w14:textId="322C4B6E" w:rsidR="00717CA6" w:rsidRPr="007F576F" w:rsidRDefault="00267C28" w:rsidP="00004692">
      <w:pPr>
        <w:jc w:val="both"/>
        <w:rPr>
          <w:rFonts w:asciiTheme="minorHAnsi" w:hAnsiTheme="minorHAnsi" w:cstheme="minorHAnsi"/>
          <w:sz w:val="22"/>
          <w:szCs w:val="22"/>
        </w:rPr>
      </w:pPr>
      <w:r w:rsidRPr="007F576F">
        <w:rPr>
          <w:rFonts w:asciiTheme="minorHAnsi" w:hAnsiTheme="minorHAnsi" w:cstheme="minorHAnsi"/>
          <w:sz w:val="22"/>
          <w:szCs w:val="22"/>
        </w:rPr>
        <w:t xml:space="preserve">Our </w:t>
      </w:r>
      <w:r w:rsidR="00B32B88" w:rsidRPr="007F576F">
        <w:rPr>
          <w:rFonts w:asciiTheme="minorHAnsi" w:hAnsiTheme="minorHAnsi" w:cstheme="minorHAnsi"/>
          <w:sz w:val="22"/>
          <w:szCs w:val="22"/>
        </w:rPr>
        <w:t>findings suggest that the associated factors for each</w:t>
      </w:r>
      <w:r w:rsidRPr="007F576F">
        <w:rPr>
          <w:rFonts w:asciiTheme="minorHAnsi" w:hAnsiTheme="minorHAnsi" w:cstheme="minorHAnsi"/>
          <w:sz w:val="22"/>
          <w:szCs w:val="22"/>
        </w:rPr>
        <w:t xml:space="preserve"> </w:t>
      </w:r>
      <w:r w:rsidR="00B32B88" w:rsidRPr="007F576F">
        <w:rPr>
          <w:rFonts w:asciiTheme="minorHAnsi" w:hAnsiTheme="minorHAnsi" w:cstheme="minorHAnsi"/>
          <w:sz w:val="22"/>
          <w:szCs w:val="22"/>
        </w:rPr>
        <w:t xml:space="preserve">individual profession </w:t>
      </w:r>
      <w:r w:rsidRPr="007F576F">
        <w:rPr>
          <w:rFonts w:asciiTheme="minorHAnsi" w:hAnsiTheme="minorHAnsi" w:cstheme="minorHAnsi"/>
          <w:sz w:val="22"/>
          <w:szCs w:val="22"/>
        </w:rPr>
        <w:t>should be taken into account.</w:t>
      </w:r>
      <w:r w:rsidR="00E813F3" w:rsidRPr="007F576F">
        <w:rPr>
          <w:rFonts w:asciiTheme="minorHAnsi" w:hAnsiTheme="minorHAnsi" w:cstheme="minorHAnsi"/>
          <w:sz w:val="22"/>
          <w:szCs w:val="22"/>
        </w:rPr>
        <w:t xml:space="preserve"> For example, </w:t>
      </w:r>
      <w:r w:rsidR="00B32B88" w:rsidRPr="007F576F">
        <w:rPr>
          <w:rFonts w:asciiTheme="minorHAnsi" w:hAnsiTheme="minorHAnsi" w:cstheme="minorHAnsi"/>
          <w:sz w:val="22"/>
          <w:szCs w:val="22"/>
        </w:rPr>
        <w:t xml:space="preserve">work </w:t>
      </w:r>
      <w:r w:rsidR="00E813F3" w:rsidRPr="007F576F">
        <w:rPr>
          <w:rFonts w:asciiTheme="minorHAnsi" w:hAnsiTheme="minorHAnsi" w:cstheme="minorHAnsi"/>
          <w:sz w:val="22"/>
          <w:szCs w:val="22"/>
        </w:rPr>
        <w:t xml:space="preserve">speed and quantity </w:t>
      </w:r>
      <w:r w:rsidR="00CE3728" w:rsidRPr="007F576F">
        <w:rPr>
          <w:rFonts w:asciiTheme="minorHAnsi" w:hAnsiTheme="minorHAnsi" w:cstheme="minorHAnsi"/>
          <w:sz w:val="22"/>
          <w:szCs w:val="22"/>
        </w:rPr>
        <w:t>were</w:t>
      </w:r>
      <w:r w:rsidR="00E813F3" w:rsidRPr="007F576F">
        <w:rPr>
          <w:rFonts w:asciiTheme="minorHAnsi" w:hAnsiTheme="minorHAnsi" w:cstheme="minorHAnsi"/>
          <w:sz w:val="22"/>
          <w:szCs w:val="22"/>
        </w:rPr>
        <w:t xml:space="preserve"> </w:t>
      </w:r>
      <w:r w:rsidR="00B32B88" w:rsidRPr="007F576F">
        <w:rPr>
          <w:rFonts w:asciiTheme="minorHAnsi" w:hAnsiTheme="minorHAnsi" w:cstheme="minorHAnsi"/>
          <w:sz w:val="22"/>
          <w:szCs w:val="22"/>
        </w:rPr>
        <w:t>associated</w:t>
      </w:r>
      <w:r w:rsidR="00E813F3" w:rsidRPr="007F576F">
        <w:rPr>
          <w:rFonts w:asciiTheme="minorHAnsi" w:hAnsiTheme="minorHAnsi" w:cstheme="minorHAnsi"/>
          <w:sz w:val="22"/>
          <w:szCs w:val="22"/>
        </w:rPr>
        <w:t xml:space="preserve"> </w:t>
      </w:r>
      <w:r w:rsidR="00B32B88" w:rsidRPr="007F576F">
        <w:rPr>
          <w:rFonts w:asciiTheme="minorHAnsi" w:hAnsiTheme="minorHAnsi" w:cstheme="minorHAnsi"/>
          <w:sz w:val="22"/>
          <w:szCs w:val="22"/>
        </w:rPr>
        <w:t xml:space="preserve">with </w:t>
      </w:r>
      <w:r w:rsidR="00E813F3" w:rsidRPr="007F576F">
        <w:rPr>
          <w:rFonts w:asciiTheme="minorHAnsi" w:hAnsiTheme="minorHAnsi" w:cstheme="minorHAnsi"/>
          <w:sz w:val="22"/>
          <w:szCs w:val="22"/>
        </w:rPr>
        <w:t xml:space="preserve">poor </w:t>
      </w:r>
      <w:proofErr w:type="gramStart"/>
      <w:r w:rsidR="00E813F3" w:rsidRPr="007F576F">
        <w:rPr>
          <w:rFonts w:asciiTheme="minorHAnsi" w:hAnsiTheme="minorHAnsi" w:cstheme="minorHAnsi"/>
          <w:sz w:val="22"/>
          <w:szCs w:val="22"/>
        </w:rPr>
        <w:t xml:space="preserve">sleep </w:t>
      </w:r>
      <w:r w:rsidR="00CE3728" w:rsidRPr="007F576F">
        <w:rPr>
          <w:rFonts w:asciiTheme="minorHAnsi" w:hAnsiTheme="minorHAnsi" w:cstheme="minorHAnsi"/>
          <w:sz w:val="22"/>
          <w:szCs w:val="22"/>
        </w:rPr>
        <w:t>in</w:t>
      </w:r>
      <w:proofErr w:type="gramEnd"/>
      <w:r w:rsidR="00E813F3" w:rsidRPr="007F576F">
        <w:rPr>
          <w:rFonts w:asciiTheme="minorHAnsi" w:hAnsiTheme="minorHAnsi" w:cstheme="minorHAnsi"/>
          <w:sz w:val="22"/>
          <w:szCs w:val="22"/>
        </w:rPr>
        <w:t xml:space="preserve"> health executives, while complexity and intensity, and fragmentation and unpredictability </w:t>
      </w:r>
      <w:r w:rsidR="00CE3728" w:rsidRPr="007F576F">
        <w:rPr>
          <w:rFonts w:asciiTheme="minorHAnsi" w:hAnsiTheme="minorHAnsi" w:cstheme="minorHAnsi"/>
          <w:sz w:val="22"/>
          <w:szCs w:val="22"/>
        </w:rPr>
        <w:t>were</w:t>
      </w:r>
      <w:r w:rsidR="00E813F3" w:rsidRPr="007F576F">
        <w:rPr>
          <w:rFonts w:asciiTheme="minorHAnsi" w:hAnsiTheme="minorHAnsi" w:cstheme="minorHAnsi"/>
          <w:sz w:val="22"/>
          <w:szCs w:val="22"/>
        </w:rPr>
        <w:t xml:space="preserve"> </w:t>
      </w:r>
      <w:r w:rsidR="00B32B88" w:rsidRPr="007F576F">
        <w:rPr>
          <w:rFonts w:asciiTheme="minorHAnsi" w:hAnsiTheme="minorHAnsi" w:cstheme="minorHAnsi"/>
          <w:sz w:val="22"/>
          <w:szCs w:val="22"/>
        </w:rPr>
        <w:t>associated with poor sleep</w:t>
      </w:r>
      <w:r w:rsidR="00E813F3" w:rsidRPr="007F576F">
        <w:rPr>
          <w:rFonts w:asciiTheme="minorHAnsi" w:hAnsiTheme="minorHAnsi" w:cstheme="minorHAnsi"/>
          <w:sz w:val="22"/>
          <w:szCs w:val="22"/>
        </w:rPr>
        <w:t xml:space="preserve"> </w:t>
      </w:r>
      <w:r w:rsidR="00CE3728" w:rsidRPr="007F576F">
        <w:rPr>
          <w:rFonts w:asciiTheme="minorHAnsi" w:hAnsiTheme="minorHAnsi" w:cstheme="minorHAnsi"/>
          <w:sz w:val="22"/>
          <w:szCs w:val="22"/>
        </w:rPr>
        <w:t>in</w:t>
      </w:r>
      <w:r w:rsidR="00E813F3" w:rsidRPr="007F576F">
        <w:rPr>
          <w:rFonts w:asciiTheme="minorHAnsi" w:hAnsiTheme="minorHAnsi" w:cstheme="minorHAnsi"/>
          <w:sz w:val="22"/>
          <w:szCs w:val="22"/>
        </w:rPr>
        <w:t xml:space="preserve"> nurses.</w:t>
      </w:r>
      <w:r w:rsidRPr="007F576F">
        <w:rPr>
          <w:rFonts w:asciiTheme="minorHAnsi" w:hAnsiTheme="minorHAnsi" w:cstheme="minorHAnsi"/>
          <w:sz w:val="22"/>
          <w:szCs w:val="22"/>
        </w:rPr>
        <w:t xml:space="preserve"> </w:t>
      </w:r>
      <w:r w:rsidR="00CE3728" w:rsidRPr="007F576F">
        <w:rPr>
          <w:rFonts w:asciiTheme="minorHAnsi" w:hAnsiTheme="minorHAnsi" w:cstheme="minorHAnsi"/>
          <w:sz w:val="22"/>
          <w:szCs w:val="22"/>
        </w:rPr>
        <w:t>Work c</w:t>
      </w:r>
      <w:r w:rsidR="00717CA6" w:rsidRPr="007F576F">
        <w:rPr>
          <w:rFonts w:asciiTheme="minorHAnsi" w:hAnsiTheme="minorHAnsi" w:cstheme="minorHAnsi"/>
          <w:sz w:val="22"/>
          <w:szCs w:val="22"/>
        </w:rPr>
        <w:t xml:space="preserve">omplexity and intensity </w:t>
      </w:r>
      <w:r w:rsidR="00CE3728" w:rsidRPr="007F576F">
        <w:rPr>
          <w:rFonts w:asciiTheme="minorHAnsi" w:hAnsiTheme="minorHAnsi" w:cstheme="minorHAnsi"/>
          <w:sz w:val="22"/>
          <w:szCs w:val="22"/>
        </w:rPr>
        <w:t>involve</w:t>
      </w:r>
      <w:r w:rsidR="00717CA6" w:rsidRPr="007F576F">
        <w:rPr>
          <w:rFonts w:asciiTheme="minorHAnsi" w:hAnsiTheme="minorHAnsi" w:cstheme="minorHAnsi"/>
          <w:sz w:val="22"/>
          <w:szCs w:val="22"/>
        </w:rPr>
        <w:t xml:space="preserve"> paradoxical injunctions and</w:t>
      </w:r>
      <w:r w:rsidR="00CE3728" w:rsidRPr="007F576F">
        <w:rPr>
          <w:rFonts w:asciiTheme="minorHAnsi" w:hAnsiTheme="minorHAnsi" w:cstheme="minorHAnsi"/>
          <w:sz w:val="22"/>
          <w:szCs w:val="22"/>
        </w:rPr>
        <w:t xml:space="preserve"> the</w:t>
      </w:r>
      <w:r w:rsidR="00717CA6" w:rsidRPr="007F576F">
        <w:rPr>
          <w:rFonts w:asciiTheme="minorHAnsi" w:hAnsiTheme="minorHAnsi" w:cstheme="minorHAnsi"/>
          <w:sz w:val="22"/>
          <w:szCs w:val="22"/>
        </w:rPr>
        <w:t xml:space="preserve"> need for continuous concentration. </w:t>
      </w:r>
      <w:r w:rsidR="00CE3728" w:rsidRPr="007F576F">
        <w:rPr>
          <w:rFonts w:asciiTheme="minorHAnsi" w:hAnsiTheme="minorHAnsi" w:cstheme="minorHAnsi"/>
          <w:sz w:val="22"/>
          <w:szCs w:val="22"/>
        </w:rPr>
        <w:t xml:space="preserve">The impact on the sleep of nurses may be reduced by limiting work interruptions, providing consistent instructions, and preventing work fragmentation and unpredictability. </w:t>
      </w:r>
      <w:r w:rsidR="00717CA6" w:rsidRPr="007F576F">
        <w:rPr>
          <w:rFonts w:asciiTheme="minorHAnsi" w:hAnsiTheme="minorHAnsi" w:cstheme="minorHAnsi"/>
          <w:sz w:val="22"/>
          <w:szCs w:val="22"/>
        </w:rPr>
        <w:t xml:space="preserve">We found that hazardous drinking was associated with poor </w:t>
      </w:r>
      <w:proofErr w:type="gramStart"/>
      <w:r w:rsidR="00717CA6" w:rsidRPr="007F576F">
        <w:rPr>
          <w:rFonts w:asciiTheme="minorHAnsi" w:hAnsiTheme="minorHAnsi" w:cstheme="minorHAnsi"/>
          <w:sz w:val="22"/>
          <w:szCs w:val="22"/>
        </w:rPr>
        <w:t>sleep in</w:t>
      </w:r>
      <w:proofErr w:type="gramEnd"/>
      <w:r w:rsidR="00717CA6" w:rsidRPr="007F576F">
        <w:rPr>
          <w:rFonts w:asciiTheme="minorHAnsi" w:hAnsiTheme="minorHAnsi" w:cstheme="minorHAnsi"/>
          <w:sz w:val="22"/>
          <w:szCs w:val="22"/>
        </w:rPr>
        <w:t xml:space="preserve"> health executives</w:t>
      </w:r>
      <w:r w:rsidR="00CE3728" w:rsidRPr="007F576F">
        <w:rPr>
          <w:rFonts w:asciiTheme="minorHAnsi" w:hAnsiTheme="minorHAnsi" w:cstheme="minorHAnsi"/>
          <w:sz w:val="22"/>
          <w:szCs w:val="22"/>
        </w:rPr>
        <w:t>,</w:t>
      </w:r>
      <w:r w:rsidR="00717CA6" w:rsidRPr="007F576F">
        <w:rPr>
          <w:rFonts w:asciiTheme="minorHAnsi" w:hAnsiTheme="minorHAnsi" w:cstheme="minorHAnsi"/>
          <w:sz w:val="22"/>
          <w:szCs w:val="22"/>
        </w:rPr>
        <w:t xml:space="preserve"> while high coffee </w:t>
      </w:r>
      <w:r w:rsidR="00CE3728" w:rsidRPr="007F576F">
        <w:rPr>
          <w:rFonts w:asciiTheme="minorHAnsi" w:hAnsiTheme="minorHAnsi" w:cstheme="minorHAnsi"/>
          <w:sz w:val="22"/>
          <w:szCs w:val="22"/>
        </w:rPr>
        <w:t>intake</w:t>
      </w:r>
      <w:r w:rsidR="00717CA6" w:rsidRPr="007F576F">
        <w:rPr>
          <w:rFonts w:asciiTheme="minorHAnsi" w:hAnsiTheme="minorHAnsi" w:cstheme="minorHAnsi"/>
          <w:sz w:val="22"/>
          <w:szCs w:val="22"/>
        </w:rPr>
        <w:t xml:space="preserve"> and </w:t>
      </w:r>
      <w:r w:rsidR="00232669" w:rsidRPr="007F576F">
        <w:rPr>
          <w:rFonts w:asciiTheme="minorHAnsi" w:hAnsiTheme="minorHAnsi" w:cstheme="minorHAnsi"/>
          <w:sz w:val="22"/>
          <w:szCs w:val="22"/>
        </w:rPr>
        <w:t>hard smoking</w:t>
      </w:r>
      <w:r w:rsidR="00CE3728" w:rsidRPr="007F576F">
        <w:rPr>
          <w:rFonts w:asciiTheme="minorHAnsi" w:hAnsiTheme="minorHAnsi" w:cstheme="minorHAnsi"/>
          <w:sz w:val="22"/>
          <w:szCs w:val="22"/>
        </w:rPr>
        <w:t xml:space="preserve"> </w:t>
      </w:r>
      <w:r w:rsidR="00717CA6" w:rsidRPr="007F576F">
        <w:rPr>
          <w:rFonts w:asciiTheme="minorHAnsi" w:hAnsiTheme="minorHAnsi" w:cstheme="minorHAnsi"/>
          <w:sz w:val="22"/>
          <w:szCs w:val="22"/>
        </w:rPr>
        <w:t xml:space="preserve">were associated with poor sleep in nurses. </w:t>
      </w:r>
      <w:r w:rsidR="00CE3728" w:rsidRPr="007F576F">
        <w:rPr>
          <w:rFonts w:asciiTheme="minorHAnsi" w:hAnsiTheme="minorHAnsi" w:cstheme="minorHAnsi"/>
          <w:sz w:val="22"/>
          <w:szCs w:val="22"/>
        </w:rPr>
        <w:t>Our findings</w:t>
      </w:r>
      <w:r w:rsidR="00717CA6" w:rsidRPr="007F576F">
        <w:rPr>
          <w:rFonts w:asciiTheme="minorHAnsi" w:hAnsiTheme="minorHAnsi" w:cstheme="minorHAnsi"/>
          <w:sz w:val="22"/>
          <w:szCs w:val="22"/>
        </w:rPr>
        <w:t xml:space="preserve"> may </w:t>
      </w:r>
      <w:r w:rsidR="00CE3728" w:rsidRPr="007F576F">
        <w:rPr>
          <w:rFonts w:asciiTheme="minorHAnsi" w:hAnsiTheme="minorHAnsi" w:cstheme="minorHAnsi"/>
          <w:sz w:val="22"/>
          <w:szCs w:val="22"/>
        </w:rPr>
        <w:t xml:space="preserve">provide a basis for the development of </w:t>
      </w:r>
      <w:r w:rsidR="00717CA6" w:rsidRPr="007F576F">
        <w:rPr>
          <w:rFonts w:asciiTheme="minorHAnsi" w:hAnsiTheme="minorHAnsi" w:cstheme="minorHAnsi"/>
          <w:sz w:val="22"/>
          <w:szCs w:val="22"/>
        </w:rPr>
        <w:t xml:space="preserve">specific prevention programs. </w:t>
      </w:r>
      <w:r w:rsidR="00CE3728" w:rsidRPr="007F576F">
        <w:rPr>
          <w:rFonts w:asciiTheme="minorHAnsi" w:hAnsiTheme="minorHAnsi" w:cstheme="minorHAnsi"/>
          <w:sz w:val="22"/>
          <w:szCs w:val="22"/>
        </w:rPr>
        <w:t>A h</w:t>
      </w:r>
      <w:r w:rsidR="00717CA6" w:rsidRPr="007F576F">
        <w:rPr>
          <w:rFonts w:asciiTheme="minorHAnsi" w:hAnsiTheme="minorHAnsi" w:cstheme="minorHAnsi"/>
          <w:sz w:val="22"/>
          <w:szCs w:val="22"/>
        </w:rPr>
        <w:t xml:space="preserve">igh </w:t>
      </w:r>
      <w:r w:rsidR="00CE3728" w:rsidRPr="007F576F">
        <w:rPr>
          <w:rFonts w:asciiTheme="minorHAnsi" w:hAnsiTheme="minorHAnsi" w:cstheme="minorHAnsi"/>
          <w:sz w:val="22"/>
          <w:szCs w:val="22"/>
        </w:rPr>
        <w:t xml:space="preserve">level of </w:t>
      </w:r>
      <w:r w:rsidR="00717CA6" w:rsidRPr="007F576F">
        <w:rPr>
          <w:rFonts w:asciiTheme="minorHAnsi" w:hAnsiTheme="minorHAnsi" w:cstheme="minorHAnsi"/>
          <w:sz w:val="22"/>
          <w:szCs w:val="22"/>
        </w:rPr>
        <w:t>physical activity was associated with low</w:t>
      </w:r>
      <w:r w:rsidR="00CE3728" w:rsidRPr="007F576F">
        <w:rPr>
          <w:rFonts w:asciiTheme="minorHAnsi" w:hAnsiTheme="minorHAnsi" w:cstheme="minorHAnsi"/>
          <w:sz w:val="22"/>
          <w:szCs w:val="22"/>
        </w:rPr>
        <w:t xml:space="preserve"> rates</w:t>
      </w:r>
      <w:r w:rsidR="00717CA6" w:rsidRPr="007F576F">
        <w:rPr>
          <w:rFonts w:asciiTheme="minorHAnsi" w:hAnsiTheme="minorHAnsi" w:cstheme="minorHAnsi"/>
          <w:sz w:val="22"/>
          <w:szCs w:val="22"/>
        </w:rPr>
        <w:t xml:space="preserve"> of poor sleep only in health executives.</w:t>
      </w:r>
      <w:r w:rsidR="00505006" w:rsidRPr="007F576F">
        <w:rPr>
          <w:rFonts w:asciiTheme="minorHAnsi" w:hAnsiTheme="minorHAnsi" w:cstheme="minorHAnsi"/>
          <w:sz w:val="22"/>
          <w:szCs w:val="22"/>
        </w:rPr>
        <w:t xml:space="preserve"> </w:t>
      </w:r>
      <w:r w:rsidR="00CE3728" w:rsidRPr="007F576F">
        <w:rPr>
          <w:rFonts w:asciiTheme="minorHAnsi" w:hAnsiTheme="minorHAnsi" w:cstheme="minorHAnsi"/>
          <w:sz w:val="22"/>
          <w:szCs w:val="22"/>
        </w:rPr>
        <w:t xml:space="preserve">Additionally, </w:t>
      </w:r>
      <w:r w:rsidR="00505006" w:rsidRPr="007F576F">
        <w:rPr>
          <w:rFonts w:asciiTheme="minorHAnsi" w:hAnsiTheme="minorHAnsi" w:cstheme="minorHAnsi"/>
          <w:sz w:val="22"/>
          <w:szCs w:val="22"/>
        </w:rPr>
        <w:t xml:space="preserve">each sleep dimension should be </w:t>
      </w:r>
      <w:r w:rsidR="00CE3728" w:rsidRPr="007F576F">
        <w:rPr>
          <w:rFonts w:asciiTheme="minorHAnsi" w:hAnsiTheme="minorHAnsi" w:cstheme="minorHAnsi"/>
          <w:sz w:val="22"/>
          <w:szCs w:val="22"/>
        </w:rPr>
        <w:t xml:space="preserve">considered individually </w:t>
      </w:r>
      <w:r w:rsidR="00505006" w:rsidRPr="007F576F">
        <w:rPr>
          <w:rFonts w:asciiTheme="minorHAnsi" w:hAnsiTheme="minorHAnsi" w:cstheme="minorHAnsi"/>
          <w:sz w:val="22"/>
          <w:szCs w:val="22"/>
        </w:rPr>
        <w:t xml:space="preserve">when measuring </w:t>
      </w:r>
      <w:r w:rsidR="00CE3728" w:rsidRPr="007F576F">
        <w:rPr>
          <w:rFonts w:asciiTheme="minorHAnsi" w:hAnsiTheme="minorHAnsi" w:cstheme="minorHAnsi"/>
          <w:sz w:val="22"/>
          <w:szCs w:val="22"/>
        </w:rPr>
        <w:t>or</w:t>
      </w:r>
      <w:r w:rsidR="00505006" w:rsidRPr="007F576F">
        <w:rPr>
          <w:rFonts w:asciiTheme="minorHAnsi" w:hAnsiTheme="minorHAnsi" w:cstheme="minorHAnsi"/>
          <w:sz w:val="22"/>
          <w:szCs w:val="22"/>
        </w:rPr>
        <w:t xml:space="preserve"> </w:t>
      </w:r>
      <w:r w:rsidR="00CE3728" w:rsidRPr="007F576F">
        <w:rPr>
          <w:rFonts w:asciiTheme="minorHAnsi" w:hAnsiTheme="minorHAnsi" w:cstheme="minorHAnsi"/>
          <w:sz w:val="22"/>
          <w:szCs w:val="22"/>
        </w:rPr>
        <w:t>intervening to improve</w:t>
      </w:r>
      <w:r w:rsidR="00505006" w:rsidRPr="007F576F">
        <w:rPr>
          <w:rFonts w:asciiTheme="minorHAnsi" w:hAnsiTheme="minorHAnsi" w:cstheme="minorHAnsi"/>
          <w:sz w:val="22"/>
          <w:szCs w:val="22"/>
        </w:rPr>
        <w:t xml:space="preserve"> sleep </w:t>
      </w:r>
      <w:r w:rsidR="00CE3728" w:rsidRPr="007F576F">
        <w:rPr>
          <w:rFonts w:asciiTheme="minorHAnsi" w:hAnsiTheme="minorHAnsi" w:cstheme="minorHAnsi"/>
          <w:sz w:val="22"/>
          <w:szCs w:val="22"/>
        </w:rPr>
        <w:t>in</w:t>
      </w:r>
      <w:r w:rsidR="00505006" w:rsidRPr="007F576F">
        <w:rPr>
          <w:rFonts w:asciiTheme="minorHAnsi" w:hAnsiTheme="minorHAnsi" w:cstheme="minorHAnsi"/>
          <w:sz w:val="22"/>
          <w:szCs w:val="22"/>
        </w:rPr>
        <w:t xml:space="preserve"> </w:t>
      </w:r>
      <w:r w:rsidR="00156008" w:rsidRPr="007F576F">
        <w:rPr>
          <w:rFonts w:asciiTheme="minorHAnsi" w:hAnsiTheme="minorHAnsi" w:cstheme="minorHAnsi"/>
          <w:sz w:val="22"/>
          <w:szCs w:val="22"/>
        </w:rPr>
        <w:t>healthcare workers</w:t>
      </w:r>
      <w:r w:rsidR="00505006" w:rsidRPr="007F576F">
        <w:rPr>
          <w:rFonts w:asciiTheme="minorHAnsi" w:hAnsiTheme="minorHAnsi" w:cstheme="minorHAnsi"/>
          <w:sz w:val="22"/>
          <w:szCs w:val="22"/>
        </w:rPr>
        <w:t xml:space="preserve"> (e.g., daytime dysfunction is more frequent among younger </w:t>
      </w:r>
      <w:r w:rsidR="00CE3728" w:rsidRPr="007F576F">
        <w:rPr>
          <w:rFonts w:asciiTheme="minorHAnsi" w:hAnsiTheme="minorHAnsi" w:cstheme="minorHAnsi"/>
          <w:sz w:val="22"/>
          <w:szCs w:val="22"/>
        </w:rPr>
        <w:t xml:space="preserve">than older </w:t>
      </w:r>
      <w:r w:rsidR="00156008" w:rsidRPr="007F576F">
        <w:rPr>
          <w:rFonts w:asciiTheme="minorHAnsi" w:hAnsiTheme="minorHAnsi" w:cstheme="minorHAnsi"/>
          <w:sz w:val="22"/>
          <w:szCs w:val="22"/>
        </w:rPr>
        <w:t>healthcare workers</w:t>
      </w:r>
      <w:r w:rsidR="00505006" w:rsidRPr="007F576F">
        <w:rPr>
          <w:rFonts w:asciiTheme="minorHAnsi" w:hAnsiTheme="minorHAnsi" w:cstheme="minorHAnsi"/>
          <w:sz w:val="22"/>
          <w:szCs w:val="22"/>
        </w:rPr>
        <w:t>).</w:t>
      </w:r>
      <w:r w:rsidR="000B533C" w:rsidRPr="007F576F">
        <w:rPr>
          <w:rFonts w:asciiTheme="minorHAnsi" w:hAnsiTheme="minorHAnsi" w:cstheme="minorHAnsi"/>
          <w:sz w:val="22"/>
          <w:szCs w:val="22"/>
        </w:rPr>
        <w:t xml:space="preserve"> </w:t>
      </w:r>
      <w:r w:rsidR="007B7D17" w:rsidRPr="007F576F">
        <w:rPr>
          <w:rFonts w:asciiTheme="minorHAnsi" w:hAnsiTheme="minorHAnsi" w:cstheme="minorHAnsi"/>
          <w:sz w:val="22"/>
          <w:szCs w:val="22"/>
        </w:rPr>
        <w:t>T</w:t>
      </w:r>
      <w:r w:rsidR="000B533C" w:rsidRPr="007F576F">
        <w:rPr>
          <w:rFonts w:asciiTheme="minorHAnsi" w:hAnsiTheme="minorHAnsi" w:cstheme="minorHAnsi"/>
          <w:sz w:val="22"/>
          <w:szCs w:val="22"/>
        </w:rPr>
        <w:t xml:space="preserve">he </w:t>
      </w:r>
      <w:r w:rsidR="00CE3728" w:rsidRPr="007F576F">
        <w:rPr>
          <w:rFonts w:asciiTheme="minorHAnsi" w:hAnsiTheme="minorHAnsi" w:cstheme="minorHAnsi"/>
          <w:sz w:val="22"/>
          <w:szCs w:val="22"/>
        </w:rPr>
        <w:t>“</w:t>
      </w:r>
      <w:r w:rsidR="000B533C" w:rsidRPr="007F576F">
        <w:rPr>
          <w:rFonts w:asciiTheme="minorHAnsi" w:hAnsiTheme="minorHAnsi" w:cstheme="minorHAnsi"/>
          <w:sz w:val="22"/>
          <w:szCs w:val="22"/>
        </w:rPr>
        <w:t>sleep health framework</w:t>
      </w:r>
      <w:r w:rsidR="00CE3728" w:rsidRPr="007F576F">
        <w:rPr>
          <w:rFonts w:asciiTheme="minorHAnsi" w:hAnsiTheme="minorHAnsi" w:cstheme="minorHAnsi"/>
          <w:sz w:val="22"/>
          <w:szCs w:val="22"/>
        </w:rPr>
        <w:t>”</w:t>
      </w:r>
      <w:r w:rsidR="000B533C" w:rsidRPr="007F576F">
        <w:rPr>
          <w:rFonts w:asciiTheme="minorHAnsi" w:hAnsiTheme="minorHAnsi" w:cstheme="minorHAnsi"/>
          <w:sz w:val="22"/>
          <w:szCs w:val="22"/>
        </w:rPr>
        <w:t xml:space="preserve"> </w:t>
      </w:r>
      <w:r w:rsidR="00CE3728" w:rsidRPr="007F576F">
        <w:rPr>
          <w:rFonts w:asciiTheme="minorHAnsi" w:hAnsiTheme="minorHAnsi" w:cstheme="minorHAnsi"/>
          <w:sz w:val="22"/>
          <w:szCs w:val="22"/>
        </w:rPr>
        <w:t>constitutes</w:t>
      </w:r>
      <w:r w:rsidR="000B533C" w:rsidRPr="007F576F">
        <w:rPr>
          <w:rFonts w:asciiTheme="minorHAnsi" w:hAnsiTheme="minorHAnsi" w:cstheme="minorHAnsi"/>
          <w:sz w:val="22"/>
          <w:szCs w:val="22"/>
        </w:rPr>
        <w:t xml:space="preserve"> a new approach </w:t>
      </w:r>
      <w:r w:rsidR="00CE3728" w:rsidRPr="007F576F">
        <w:rPr>
          <w:rFonts w:asciiTheme="minorHAnsi" w:hAnsiTheme="minorHAnsi" w:cstheme="minorHAnsi"/>
          <w:sz w:val="22"/>
          <w:szCs w:val="22"/>
        </w:rPr>
        <w:t>for improving</w:t>
      </w:r>
      <w:r w:rsidR="000B533C" w:rsidRPr="007F576F">
        <w:rPr>
          <w:rFonts w:asciiTheme="minorHAnsi" w:hAnsiTheme="minorHAnsi" w:cstheme="minorHAnsi"/>
          <w:sz w:val="22"/>
          <w:szCs w:val="22"/>
        </w:rPr>
        <w:t xml:space="preserve"> sleep </w:t>
      </w:r>
      <w:r w:rsidR="00CE3728" w:rsidRPr="007F576F">
        <w:rPr>
          <w:rFonts w:asciiTheme="minorHAnsi" w:hAnsiTheme="minorHAnsi" w:cstheme="minorHAnsi"/>
          <w:sz w:val="22"/>
          <w:szCs w:val="22"/>
        </w:rPr>
        <w:t>to provide general</w:t>
      </w:r>
      <w:r w:rsidR="000B533C" w:rsidRPr="007F576F">
        <w:rPr>
          <w:rFonts w:asciiTheme="minorHAnsi" w:hAnsiTheme="minorHAnsi" w:cstheme="minorHAnsi"/>
          <w:sz w:val="22"/>
          <w:szCs w:val="22"/>
        </w:rPr>
        <w:t xml:space="preserve"> </w:t>
      </w:r>
      <w:r w:rsidR="007B7D17" w:rsidRPr="007F576F">
        <w:rPr>
          <w:rFonts w:asciiTheme="minorHAnsi" w:hAnsiTheme="minorHAnsi" w:cstheme="minorHAnsi"/>
          <w:sz w:val="22"/>
          <w:szCs w:val="22"/>
        </w:rPr>
        <w:t xml:space="preserve">health </w:t>
      </w:r>
      <w:r w:rsidR="000B533C" w:rsidRPr="007F576F">
        <w:rPr>
          <w:rFonts w:asciiTheme="minorHAnsi" w:hAnsiTheme="minorHAnsi" w:cstheme="minorHAnsi"/>
          <w:sz w:val="22"/>
          <w:szCs w:val="22"/>
        </w:rPr>
        <w:t>benefit</w:t>
      </w:r>
      <w:r w:rsidR="00CE3728" w:rsidRPr="007F576F">
        <w:rPr>
          <w:rFonts w:asciiTheme="minorHAnsi" w:hAnsiTheme="minorHAnsi" w:cstheme="minorHAnsi"/>
          <w:sz w:val="22"/>
          <w:szCs w:val="22"/>
        </w:rPr>
        <w:t>s</w:t>
      </w:r>
      <w:r w:rsidR="00E861AA" w:rsidRPr="007F576F">
        <w:rPr>
          <w:rFonts w:asciiTheme="minorHAnsi" w:hAnsiTheme="minorHAnsi" w:cstheme="minorHAnsi"/>
          <w:sz w:val="22"/>
          <w:szCs w:val="22"/>
        </w:rPr>
        <w:t xml:space="preserve"> </w:t>
      </w:r>
      <w:r w:rsidR="00E861AA" w:rsidRPr="007F576F">
        <w:rPr>
          <w:rFonts w:asciiTheme="minorHAnsi" w:hAnsiTheme="minorHAnsi" w:cstheme="minorHAnsi"/>
          <w:sz w:val="22"/>
          <w:szCs w:val="22"/>
        </w:rPr>
        <w:fldChar w:fldCharType="begin"/>
      </w:r>
      <w:r w:rsidR="00C6732C" w:rsidRPr="007F576F">
        <w:rPr>
          <w:rFonts w:asciiTheme="minorHAnsi" w:hAnsiTheme="minorHAnsi" w:cstheme="minorHAnsi"/>
          <w:sz w:val="22"/>
          <w:szCs w:val="22"/>
        </w:rPr>
        <w:instrText xml:space="preserve"> ADDIN ZOTERO_ITEM CSL_CITATION {"citationID":"re5OLaF8","properties":{"formattedCitation":"(Buysse, 2014)","plainCitation":"(Buysse, 2014)","noteIndex":0},"citationItems":[{"id":495,"uris":["http://zotero.org/users/5596036/items/HTZS2BV3"],"itemData":{"id":495,"type":"article-journal","abstract":"Good sleep is essential to good health. Yet for most of its history, sleep medicine has focused on the definition, identification, and treatment of sleep problems. Sleep health is a term that is infrequently used and even less frequently defined. It is time for us to change this. Indeed, pressures in the research, clinical, and regulatory environments require that we do so. The health of populations is increasingly defined by positive attributes such as wellness, performance, and adaptation, and not merely by the absence of disease. Sleep health can be defined in such terms. Empirical data demonstrate several dimensions of sleep that are related to health outcomes, and that can be measured with self-report and objective methods. One suggested definition of sleep health and a description of self-report items for measuring it are provided as examples. The concept of sleep health synergizes with other health care agendas, such as empowering individuals and communities, improving population health, and reducing health care costs. Promoting sleep health also offers the field of sleep medicine new research and clinical opportunities. In this sense, defining sleep health is vital not only to the health of populations and individuals, but also to the health of sleep medicine itself.","container-title":"Sleep","DOI":"10.5665/sleep.3298","ISSN":"1550-9109","issue":"1","journalAbbreviation":"Sleep","language":"eng","note":"PMID: 24470692\nPMCID: PMC3902880","page":"9-17","source":"PubMed","title":"Sleep health: Can we define it? Does it matter?","title-short":"Sleep health","volume":"37","author":[{"family":"Buysse","given":"Daniel J."}],"issued":{"date-parts":[["2014"]]}}}],"schema":"https://github.com/citation-style-language/schema/raw/master/csl-citation.json"} </w:instrText>
      </w:r>
      <w:r w:rsidR="00E861AA"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(Buysse, 2014)</w:t>
      </w:r>
      <w:r w:rsidR="00E861AA" w:rsidRPr="007F576F">
        <w:rPr>
          <w:rFonts w:asciiTheme="minorHAnsi" w:hAnsiTheme="minorHAnsi" w:cstheme="minorHAnsi"/>
          <w:sz w:val="22"/>
          <w:szCs w:val="22"/>
        </w:rPr>
        <w:fldChar w:fldCharType="end"/>
      </w:r>
      <w:r w:rsidR="00922724" w:rsidRPr="007F576F">
        <w:rPr>
          <w:rFonts w:asciiTheme="minorHAnsi" w:hAnsiTheme="minorHAnsi" w:cstheme="minorHAnsi"/>
          <w:sz w:val="22"/>
          <w:szCs w:val="22"/>
        </w:rPr>
        <w:t xml:space="preserve"> and </w:t>
      </w:r>
      <w:r w:rsidR="007B7D17" w:rsidRPr="007F576F">
        <w:rPr>
          <w:rFonts w:asciiTheme="minorHAnsi" w:hAnsiTheme="minorHAnsi" w:cstheme="minorHAnsi"/>
          <w:sz w:val="22"/>
          <w:szCs w:val="22"/>
        </w:rPr>
        <w:t>c</w:t>
      </w:r>
      <w:r w:rsidR="00922724" w:rsidRPr="007F576F">
        <w:rPr>
          <w:rFonts w:asciiTheme="minorHAnsi" w:hAnsiTheme="minorHAnsi" w:cstheme="minorHAnsi"/>
          <w:sz w:val="22"/>
          <w:szCs w:val="22"/>
        </w:rPr>
        <w:t>ould be consider</w:t>
      </w:r>
      <w:r w:rsidR="007B7D17" w:rsidRPr="007F576F">
        <w:rPr>
          <w:rFonts w:asciiTheme="minorHAnsi" w:hAnsiTheme="minorHAnsi" w:cstheme="minorHAnsi"/>
          <w:sz w:val="22"/>
          <w:szCs w:val="22"/>
        </w:rPr>
        <w:t>ed</w:t>
      </w:r>
      <w:r w:rsidR="00922724" w:rsidRPr="007F576F">
        <w:rPr>
          <w:rFonts w:asciiTheme="minorHAnsi" w:hAnsiTheme="minorHAnsi" w:cstheme="minorHAnsi"/>
          <w:sz w:val="22"/>
          <w:szCs w:val="22"/>
        </w:rPr>
        <w:t xml:space="preserve"> in </w:t>
      </w:r>
      <w:r w:rsidR="00CE3728" w:rsidRPr="007F576F">
        <w:rPr>
          <w:rFonts w:asciiTheme="minorHAnsi" w:hAnsiTheme="minorHAnsi" w:cstheme="minorHAnsi"/>
          <w:sz w:val="22"/>
          <w:szCs w:val="22"/>
        </w:rPr>
        <w:t>future</w:t>
      </w:r>
      <w:r w:rsidR="00922724" w:rsidRPr="007F576F">
        <w:rPr>
          <w:rFonts w:asciiTheme="minorHAnsi" w:hAnsiTheme="minorHAnsi" w:cstheme="minorHAnsi"/>
          <w:sz w:val="22"/>
          <w:szCs w:val="22"/>
        </w:rPr>
        <w:t xml:space="preserve"> studies</w:t>
      </w:r>
      <w:r w:rsidR="000B533C" w:rsidRPr="007F576F">
        <w:rPr>
          <w:rFonts w:asciiTheme="minorHAnsi" w:hAnsiTheme="minorHAnsi" w:cstheme="minorHAnsi"/>
          <w:sz w:val="22"/>
          <w:szCs w:val="22"/>
        </w:rPr>
        <w:t>.</w:t>
      </w:r>
    </w:p>
    <w:p w14:paraId="3ECEC4A5" w14:textId="2EA8D605" w:rsidR="004E2815" w:rsidRPr="007F576F" w:rsidRDefault="004E2815" w:rsidP="00004692">
      <w:pPr>
        <w:pStyle w:val="Titre1"/>
        <w:keepNext w:val="0"/>
        <w:jc w:val="both"/>
        <w:rPr>
          <w:rFonts w:asciiTheme="minorHAnsi" w:hAnsiTheme="minorHAnsi" w:cstheme="minorHAnsi"/>
          <w:b w:val="0"/>
          <w:bCs w:val="0"/>
          <w:i/>
          <w:iCs/>
          <w:sz w:val="22"/>
          <w:szCs w:val="22"/>
        </w:rPr>
      </w:pPr>
      <w:r w:rsidRPr="007F576F">
        <w:rPr>
          <w:rFonts w:asciiTheme="minorHAnsi" w:hAnsiTheme="minorHAnsi" w:cstheme="minorHAnsi"/>
          <w:b w:val="0"/>
          <w:bCs w:val="0"/>
          <w:i/>
          <w:iCs/>
          <w:sz w:val="22"/>
          <w:szCs w:val="22"/>
        </w:rPr>
        <w:t>Limitations</w:t>
      </w:r>
      <w:r w:rsidR="00627D94" w:rsidRPr="007F576F">
        <w:rPr>
          <w:rFonts w:asciiTheme="minorHAnsi" w:hAnsiTheme="minorHAnsi" w:cstheme="minorHAnsi"/>
          <w:b w:val="0"/>
          <w:bCs w:val="0"/>
          <w:i/>
          <w:iCs/>
          <w:sz w:val="22"/>
          <w:szCs w:val="22"/>
        </w:rPr>
        <w:t xml:space="preserve"> </w:t>
      </w:r>
    </w:p>
    <w:p w14:paraId="2FF3663D" w14:textId="7C115BA5" w:rsidR="00505006" w:rsidRPr="007F576F" w:rsidRDefault="00CE3728" w:rsidP="00004692">
      <w:pPr>
        <w:jc w:val="both"/>
        <w:rPr>
          <w:rFonts w:asciiTheme="minorHAnsi" w:hAnsiTheme="minorHAnsi" w:cstheme="minorHAnsi"/>
          <w:sz w:val="22"/>
          <w:szCs w:val="22"/>
        </w:rPr>
      </w:pPr>
      <w:r w:rsidRPr="007F576F">
        <w:rPr>
          <w:rFonts w:asciiTheme="minorHAnsi" w:hAnsiTheme="minorHAnsi" w:cstheme="minorHAnsi"/>
          <w:sz w:val="22"/>
          <w:szCs w:val="22"/>
        </w:rPr>
        <w:t>The</w:t>
      </w:r>
      <w:r w:rsidR="00B63ACC" w:rsidRPr="007F576F">
        <w:rPr>
          <w:rFonts w:asciiTheme="minorHAnsi" w:hAnsiTheme="minorHAnsi" w:cstheme="minorHAnsi"/>
          <w:sz w:val="22"/>
          <w:szCs w:val="22"/>
        </w:rPr>
        <w:t xml:space="preserve"> cross-sectional design</w:t>
      </w:r>
      <w:r w:rsidRPr="007F576F">
        <w:rPr>
          <w:rFonts w:asciiTheme="minorHAnsi" w:hAnsiTheme="minorHAnsi" w:cstheme="minorHAnsi"/>
          <w:sz w:val="22"/>
          <w:szCs w:val="22"/>
        </w:rPr>
        <w:t xml:space="preserve"> of this study prevents the establishment of causal </w:t>
      </w:r>
      <w:r w:rsidR="00B63ACC" w:rsidRPr="007F576F">
        <w:rPr>
          <w:rFonts w:asciiTheme="minorHAnsi" w:hAnsiTheme="minorHAnsi" w:cstheme="minorHAnsi"/>
          <w:sz w:val="22"/>
          <w:szCs w:val="22"/>
        </w:rPr>
        <w:t>relationship</w:t>
      </w:r>
      <w:r w:rsidRPr="007F576F">
        <w:rPr>
          <w:rFonts w:asciiTheme="minorHAnsi" w:hAnsiTheme="minorHAnsi" w:cstheme="minorHAnsi"/>
          <w:sz w:val="22"/>
          <w:szCs w:val="22"/>
        </w:rPr>
        <w:t>s</w:t>
      </w:r>
      <w:r w:rsidR="00B63ACC" w:rsidRPr="007F576F">
        <w:rPr>
          <w:rFonts w:asciiTheme="minorHAnsi" w:hAnsiTheme="minorHAnsi" w:cstheme="minorHAnsi"/>
          <w:sz w:val="22"/>
          <w:szCs w:val="22"/>
        </w:rPr>
        <w:t xml:space="preserve">. The direction of the relationship between poor sleep and </w:t>
      </w:r>
      <w:r w:rsidR="00EA2939" w:rsidRPr="007F576F">
        <w:rPr>
          <w:rFonts w:asciiTheme="minorHAnsi" w:hAnsiTheme="minorHAnsi" w:cstheme="minorHAnsi"/>
          <w:sz w:val="22"/>
          <w:szCs w:val="22"/>
        </w:rPr>
        <w:t>work environment</w:t>
      </w:r>
      <w:r w:rsidR="00B63ACC" w:rsidRPr="007F576F">
        <w:rPr>
          <w:rFonts w:asciiTheme="minorHAnsi" w:hAnsiTheme="minorHAnsi" w:cstheme="minorHAnsi"/>
          <w:sz w:val="22"/>
          <w:szCs w:val="22"/>
        </w:rPr>
        <w:t xml:space="preserve"> has been explored in three longitudinal analyses</w:t>
      </w:r>
      <w:r w:rsidRPr="007F576F">
        <w:rPr>
          <w:rFonts w:asciiTheme="minorHAnsi" w:hAnsiTheme="minorHAnsi" w:cstheme="minorHAnsi"/>
          <w:sz w:val="22"/>
          <w:szCs w:val="22"/>
        </w:rPr>
        <w:t xml:space="preserve"> that drew</w:t>
      </w:r>
      <w:r w:rsidR="00B63ACC" w:rsidRPr="007F576F">
        <w:rPr>
          <w:rFonts w:asciiTheme="minorHAnsi" w:hAnsiTheme="minorHAnsi" w:cstheme="minorHAnsi"/>
          <w:sz w:val="22"/>
          <w:szCs w:val="22"/>
        </w:rPr>
        <w:t xml:space="preserve"> inconsistent conclusions </w:t>
      </w:r>
      <w:r w:rsidR="00B63ACC"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{"citationID":"NxaESNhf","properties":{"formattedCitation":"(Garefelt et al., 2020; Halonen et al., 2016; Van Laethem et al., 2015)","plainCitation":"(Garefelt et al., 2020; Halonen et al., 2016; Van Laethem et al., 2015)","noteIndex":0},"citationItems":[{"id":3991,"uris":["http://zotero.org/users/5596036/items/7NIJZBNJ"],"itemData":{"id":3991,"type":"article-journal","abstract":"Work stress and poor sleep are closely related in cross-sectional data, but evidence from prospective data is limited. We analysed how perceived stress and work stressors (work demands, decision authority and workplace social support) are related to key dimensions of insomnia over time, using structural equation modelling. Biennial measurements from a large sample of the working population in Sweden enabled us to analyse both the relationship from stress to sleep as well as that from sleep to stress. Overall, we found reciprocal relations between insomnia and all four stress measures. However, looking at the relation between each dimension of insomnia and each stress measure, there were some differences in direction of effects. In the direction from stress to sleep, all work stressors as well as perceived stress predicted both difficulties initiating sleep and difficulties maintaining sleep. The same was found for non-restorative sleep, with the exception for decision authority. In the opposite direction, difficulties maintaining sleep predicted increased levels of work demands and perceived stress. Difficulties initiating sleep stood out among the insomnia symptoms as not predicting any of the stress measures, while non-restorative sleep was the only symptom predicting all stress measures. The results advance the understanding of the stress-sleep relationship and indicate a potential vicious circle between insomnia and perceived stress as well as work stressors, suggesting that the workplace could be an arena for interventions to alleviate insomnia.","container-title":"Journal of Sleep Research","DOI":"10.1111/jsr.12949","ISSN":"1365-2869","issue":"2","journalAbbreviation":"J Sleep Res","language":"eng","note":"PMID: 31793085\nPMCID: PMC7154699","page":"e12949","source":"PubMed","title":"Reciprocal relations between work stress and insomnia symptoms: A prospective study","title-short":"Reciprocal relations between work stress and insomnia symptoms","volume":"29","author":[{"family":"Garefelt","given":"Johanna"},{"family":"Platts","given":"Loretta G."},{"family":"Hyde","given":"Martin"},{"family":"Magnusson Hanson","given":"Linda L."},{"family":"Westerlund","given":"Hugo"},{"family":"Åkerstedt","given":"Torbjörn"}],"issued":{"date-parts":[["2020",4]]}}},{"id":3971,"uris":["http://zotero.org/users/5596036/items/IBMEYAJT"],"itemData":{"id":3971,"type":"article-journal","abstract":"Study objectives:\nTo examine whether change in job strain leads to change in insomnia symptoms.\n\nMethods:\nAmong 24873 adults (82% women, mean age 44 years) who participated in a minimum of three consecutive study waves (2000–2012), job strain was assessed at the first and second wave and insomnia symptoms at all three waves. We analyzed observational data as a “pseudo-trial” including participants with no job strain in the first wave and no insomnia symptoms in the first and second wave (n = 7354) to examine whether the onset of job strain between the first and second waves predicted the onset of insomnia symptoms in the third wave. We used a corresponding approach, including those with job strain in the first wave and insomnia symptoms in the first and second wave (n = 2332), to examine whether the disappearance of job strain between the first two waves predicted remission of insomnia symptoms in the third wave.\n\nResults:\nThe onset of job strain predicted the onset of subsequent insomnia symptoms after adjustment for sex, age, marital status, education, smoking, physical activity, alcohol consumption, body mass index, and comorbidities (odds ratio compared to no onset of job strain 1.32, 95% CI 1.16–1.51). The disappearance of job strain was associated with lower odds of repeated insomnia symptoms (odds ratio compared to no disappearance of job strain 0.78, 95% CI 0.65–0.94). Further adjustment for shift work or sleep apnea did not change these associations.\n\nConclusions:\nThese results suggest that job strain is a modifiable risk factor for insomnia symptoms.","container-title":"Sleep","DOI":"10.1093/sleep/zsw007","ISSN":"0161-8105","issue":"1","journalAbbreviation":"Sleep","note":"PMID: 28364463\nPMCID: PMC5806551","page":"zsw007","source":"PubMed Central","title":"Change in Job Strain as a Predictor of Change in Insomnia Symptoms: Analyzing Observational Data as a Non-randomized Pseudo-Trial","title-short":"Change in Job Strain as a Predictor of Change in Insomnia Symptoms","volume":"40","author":[{"family":"Halonen","given":"Jaana I."},{"family":"Lallukka","given":"Tea"},{"family":"Pentti","given":"Jaana"},{"family":"Stenholm","given":"Sari"},{"family":"Rod","given":"Naja H."},{"family":"Virtanen","given":"Marianna"},{"family":"Salo","given":"Paula"},{"family":"Kivimäki","given":"Mika"},{"family":"Vahtera","given":"Jussi"}],"issued":{"date-parts":[["2016",12,22]]}}},{"id":3994,"uris":["http://zotero.org/users/5596036/items/7LZNEAAD"],"itemData":{"id":3994,"type":"article-journal","abstract":"Objective\nIn this longitudinal two-wave study, bidirectional relations between work-related stress and sleep quality were examined. Moreover, it was investigated whether perseverative cognition is a potential underlying mechanism in this association, related to both work-related stress and sleep quality.\nMethods\nA randomly selected sample of Dutch employees received an online survey in 2012 and 2013. Of all invited employees, 877 participated in both waves. Structural equation modeling was performed to analyze the data.\nResults\nWe found evidence for reversed relations between work-related stress and sleep quality. Specifically, when controlling for perseverative cognition, work-related stress was not directly related to subsequent sleep quality, but low sleep quality was associated with an increase in work-related stress over time. Moreover, negative bidirectional associations over time were found between perseverative cognition and sleep quality, and positive bidirectional associations were found between work-related stress and perseverative cognition. Lastly, a mediation analysis showed that perseverative cognition fully mediated the relationship between work-related stress and sleep quality.\nConclusion\nThe study findings suggest that perseverative cognition could be an important underlying mechanism in the association between work-related stress and sleep quality. The bidirectionality of the studied relationships could be an indication of a vicious cycle, in which work-related stress, perseverative cognition, and sleep quality mutually influence each other over time.","container-title":"Journal of Psychosomatic Research","DOI":"10.1016/j.jpsychores.2015.08.011","ISSN":"0022-3999","issue":"5","journalAbbreviation":"Journal of Psychosomatic Research","language":"en","page":"391-398","source":"ScienceDirect","title":"Bidirectional relations between work-related stress, sleep quality and perseverative cognition","volume":"79","author":[{"family":"Van Laethem","given":"Michelle"},{"family":"Beckers","given":"Debby G. J."},{"family":"Kompier","given":"Michiel A. J."},{"family":"Kecklund","given":"Göran"},{"family":"Bossche","given":"Seth N. J.","non-dropping-particle":"van den"},{"family":"Geurts","given":"Sabine A. E."}],"issued":{"date-parts":[["2015",11,1]]}}}],"schema":"https://github.com/citation-style-language/schema/raw/master/csl-citation.json"} </w:instrText>
      </w:r>
      <w:r w:rsidR="00B63ACC" w:rsidRPr="007F576F">
        <w:rPr>
          <w:rFonts w:asciiTheme="minorHAnsi" w:hAnsiTheme="minorHAnsi" w:cstheme="minorHAnsi"/>
          <w:sz w:val="22"/>
          <w:szCs w:val="22"/>
        </w:rPr>
        <w:fldChar w:fldCharType="separate"/>
      </w:r>
      <w:r w:rsidR="007C3589" w:rsidRPr="007F576F">
        <w:rPr>
          <w:rFonts w:ascii="Calibri" w:hAnsiTheme="minorHAnsi" w:cs="Calibri"/>
          <w:sz w:val="22"/>
        </w:rPr>
        <w:t>(Garefelt et al., 2020; Halonen et al., 2016; Van Laethem et al., 2015)</w:t>
      </w:r>
      <w:r w:rsidR="00B63ACC" w:rsidRPr="007F576F">
        <w:rPr>
          <w:rFonts w:asciiTheme="minorHAnsi" w:hAnsiTheme="minorHAnsi" w:cstheme="minorHAnsi"/>
          <w:sz w:val="22"/>
          <w:szCs w:val="22"/>
        </w:rPr>
        <w:fldChar w:fldCharType="end"/>
      </w:r>
      <w:r w:rsidR="00B63ACC" w:rsidRPr="007F576F">
        <w:rPr>
          <w:rFonts w:asciiTheme="minorHAnsi" w:hAnsiTheme="minorHAnsi" w:cstheme="minorHAnsi"/>
          <w:sz w:val="22"/>
          <w:szCs w:val="22"/>
        </w:rPr>
        <w:t xml:space="preserve">. </w:t>
      </w:r>
      <w:r w:rsidRPr="007F576F">
        <w:rPr>
          <w:rFonts w:asciiTheme="minorHAnsi" w:hAnsiTheme="minorHAnsi" w:cstheme="minorHAnsi"/>
          <w:sz w:val="22"/>
          <w:szCs w:val="22"/>
        </w:rPr>
        <w:t>In t</w:t>
      </w:r>
      <w:r w:rsidR="00B63ACC" w:rsidRPr="007F576F">
        <w:rPr>
          <w:rFonts w:asciiTheme="minorHAnsi" w:hAnsiTheme="minorHAnsi" w:cstheme="minorHAnsi"/>
          <w:sz w:val="22"/>
          <w:szCs w:val="22"/>
        </w:rPr>
        <w:t xml:space="preserve">wo studies </w:t>
      </w:r>
      <w:r w:rsidRPr="007F576F">
        <w:rPr>
          <w:rFonts w:asciiTheme="minorHAnsi" w:hAnsiTheme="minorHAnsi" w:cstheme="minorHAnsi"/>
          <w:sz w:val="22"/>
          <w:szCs w:val="22"/>
        </w:rPr>
        <w:t xml:space="preserve">with </w:t>
      </w:r>
      <w:r w:rsidR="00B63ACC" w:rsidRPr="007F576F">
        <w:rPr>
          <w:rFonts w:asciiTheme="minorHAnsi" w:hAnsiTheme="minorHAnsi" w:cstheme="minorHAnsi"/>
          <w:sz w:val="22"/>
          <w:szCs w:val="22"/>
        </w:rPr>
        <w:t xml:space="preserve">3706 Swedish workers </w:t>
      </w:r>
      <w:r w:rsidRPr="007F576F">
        <w:rPr>
          <w:rFonts w:asciiTheme="minorHAnsi" w:hAnsiTheme="minorHAnsi" w:cstheme="minorHAnsi"/>
          <w:sz w:val="22"/>
          <w:szCs w:val="22"/>
        </w:rPr>
        <w:t>and</w:t>
      </w:r>
      <w:r w:rsidR="00B63ACC" w:rsidRPr="007F576F">
        <w:rPr>
          <w:rFonts w:asciiTheme="minorHAnsi" w:hAnsiTheme="minorHAnsi" w:cstheme="minorHAnsi"/>
          <w:sz w:val="22"/>
          <w:szCs w:val="22"/>
        </w:rPr>
        <w:t xml:space="preserve"> 24,873 </w:t>
      </w:r>
      <w:r w:rsidR="005925E6" w:rsidRPr="007F576F">
        <w:rPr>
          <w:rFonts w:asciiTheme="minorHAnsi" w:hAnsiTheme="minorHAnsi" w:cstheme="minorHAnsi"/>
          <w:sz w:val="22"/>
          <w:szCs w:val="22"/>
        </w:rPr>
        <w:t xml:space="preserve">Finnish </w:t>
      </w:r>
      <w:r w:rsidR="00B63ACC" w:rsidRPr="007F576F">
        <w:rPr>
          <w:rFonts w:asciiTheme="minorHAnsi" w:hAnsiTheme="minorHAnsi" w:cstheme="minorHAnsi"/>
          <w:sz w:val="22"/>
          <w:szCs w:val="22"/>
        </w:rPr>
        <w:t>adults</w:t>
      </w:r>
      <w:r w:rsidRPr="007F576F">
        <w:rPr>
          <w:rFonts w:asciiTheme="minorHAnsi" w:hAnsiTheme="minorHAnsi" w:cstheme="minorHAnsi"/>
          <w:sz w:val="22"/>
          <w:szCs w:val="22"/>
        </w:rPr>
        <w:t>, the</w:t>
      </w:r>
      <w:r w:rsidR="00B63ACC" w:rsidRPr="007F576F">
        <w:rPr>
          <w:rFonts w:asciiTheme="minorHAnsi" w:hAnsiTheme="minorHAnsi" w:cstheme="minorHAnsi"/>
          <w:sz w:val="22"/>
          <w:szCs w:val="22"/>
        </w:rPr>
        <w:t xml:space="preserve"> </w:t>
      </w:r>
      <w:r w:rsidR="00EA2939" w:rsidRPr="007F576F">
        <w:rPr>
          <w:rFonts w:asciiTheme="minorHAnsi" w:hAnsiTheme="minorHAnsi" w:cstheme="minorHAnsi"/>
          <w:sz w:val="22"/>
          <w:szCs w:val="22"/>
        </w:rPr>
        <w:t>work environment</w:t>
      </w:r>
      <w:r w:rsidR="00B63ACC" w:rsidRPr="007F576F">
        <w:rPr>
          <w:rFonts w:asciiTheme="minorHAnsi" w:hAnsiTheme="minorHAnsi" w:cstheme="minorHAnsi"/>
          <w:sz w:val="22"/>
          <w:szCs w:val="22"/>
        </w:rPr>
        <w:t xml:space="preserve"> predicted poor sleep but not </w:t>
      </w:r>
      <w:r w:rsidRPr="007F576F">
        <w:rPr>
          <w:rFonts w:asciiTheme="minorHAnsi" w:hAnsiTheme="minorHAnsi" w:cstheme="minorHAnsi"/>
          <w:sz w:val="22"/>
          <w:szCs w:val="22"/>
        </w:rPr>
        <w:t>vice versa</w:t>
      </w:r>
      <w:r w:rsidR="00B63ACC" w:rsidRPr="007F576F">
        <w:rPr>
          <w:rFonts w:asciiTheme="minorHAnsi" w:hAnsiTheme="minorHAnsi" w:cstheme="minorHAnsi"/>
          <w:sz w:val="22"/>
          <w:szCs w:val="22"/>
        </w:rPr>
        <w:t xml:space="preserve"> </w:t>
      </w:r>
      <w:r w:rsidR="00B63ACC"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{"citationID":"CzsUVbqt","properties":{"formattedCitation":"(Garefelt et al., 2020; Halonen et al., 2016)","plainCitation":"(Garefelt et al., 2020; Halonen et al., 2016)","noteIndex":0},"citationItems":[{"id":3991,"uris":["http://zotero.org/users/5596036/items/7NIJZBNJ"],"itemData":{"id":3991,"type":"article-journal","abstract":"Work stress and poor sleep are closely related in cross-sectional data, but evidence from prospective data is limited. We analysed how perceived stress and work stressors (work demands, decision authority and workplace social support) are related to key dimensions of insomnia over time, using structural equation modelling. Biennial measurements from a large sample of the working population in Sweden enabled us to analyse both the relationship from stress to sleep as well as that from sleep to stress. Overall, we found reciprocal relations between insomnia and all four stress measures. However, looking at the relation between each dimension of insomnia and each stress measure, there were some differences in direction of effects. In the direction from stress to sleep, all work stressors as well as perceived stress predicted both difficulties initiating sleep and difficulties maintaining sleep. The same was found for non-restorative sleep, with the exception for decision authority. In the opposite direction, difficulties maintaining sleep predicted increased levels of work demands and perceived stress. Difficulties initiating sleep stood out among the insomnia symptoms as not predicting any of the stress measures, while non-restorative sleep was the only symptom predicting all stress measures. The results advance the understanding of the stress-sleep relationship and indicate a potential vicious circle between insomnia and perceived stress as well as work stressors, suggesting that the workplace could be an arena for interventions to alleviate insomnia.","container-title":"Journal of Sleep Research","DOI":"10.1111/jsr.12949","ISSN":"1365-2869","issue":"2","journalAbbreviation":"J Sleep Res","language":"eng","note":"PMID: 31793085\nPMCID: PMC7154699","page":"e12949","source":"PubMed","title":"Reciprocal relations between work stress and insomnia symptoms: A prospective study","title-short":"Reciprocal relations between work stress and insomnia symptoms","volume":"29","author":[{"family":"Garefelt","given":"Johanna"},{"family":"Platts","given":"Loretta G."},{"family":"Hyde","given":"Martin"},{"family":"Magnusson Hanson","given":"Linda L."},{"family":"Westerlund","given":"Hugo"},{"family":"Åkerstedt","given":"Torbjörn"}],"issued":{"date-parts":[["2020",4]]}}},{"id":3971,"uris":["http://zotero.org/users/5596036/items/IBMEYAJT"],"itemData":{"id":3971,"type":"article-journal","abstract":"Study objectives:\nTo examine whether change in job strain leads to change in insomnia symptoms.\n\nMethods:\nAmong 24873 adults (82% women, mean age 44 years) who participated in a minimum of three consecutive study waves (2000–2012), job strain was assessed at the first and second wave and insomnia symptoms at all three waves. We analyzed observational data as a “pseudo-trial” including participants with no job strain in the first wave and no insomnia symptoms in the first and second wave (n = 7354) to examine whether the onset of job strain between the first and second waves predicted the onset of insomnia symptoms in the third wave. We used a corresponding approach, including those with job strain in the first wave and insomnia symptoms in the first and second wave (n = 2332), to examine whether the disappearance of job strain between the first two waves predicted remission of insomnia symptoms in the third wave.\n\nResults:\nThe onset of job strain predicted the onset of subsequent insomnia symptoms after adjustment for sex, age, marital status, education, smoking, physical activity, alcohol consumption, body mass index, and comorbidities (odds ratio compared to no onset of job strain 1.32, 95% CI 1.16–1.51). The disappearance of job strain was associated with lower odds of repeated insomnia symptoms (odds ratio compared to no disappearance of job strain 0.78, 95% CI 0.65–0.94). Further adjustment for shift work or sleep apnea did not change these associations.\n\nConclusions:\nThese results suggest that job strain is a modifiable risk factor for insomnia symptoms.","container-title":"Sleep","DOI":"10.1093/sleep/zsw007","ISSN":"0161-8105","issue":"1","journalAbbreviation":"Sleep","note":"PMID: 28364463\nPMCID: PMC5806551","page":"zsw007","source":"PubMed Central","title":"Change in Job Strain as a Predictor of Change in Insomnia Symptoms: Analyzing Observational Data as a Non-randomized Pseudo-Trial","title-short":"Change in Job Strain as a Predictor of Change in Insomnia Symptoms","volume":"40","author":[{"family":"Halonen","given":"Jaana I."},{"family":"Lallukka","given":"Tea"},{"family":"Pentti","given":"Jaana"},{"family":"Stenholm","given":"Sari"},{"family":"Rod","given":"Naja H."},{"family":"Virtanen","given":"Marianna"},{"family":"Salo","given":"Paula"},{"family":"Kivimäki","given":"Mika"},{"family":"Vahtera","given":"Jussi"}],"issued":{"date-parts":[["2016",12,22]]}}}],"schema":"https://github.com/citation-style-language/schema/raw/master/csl-citation.json"} </w:instrText>
      </w:r>
      <w:r w:rsidR="00B63ACC"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(Garefelt et al., 2020; Halonen et al., 2016)</w:t>
      </w:r>
      <w:r w:rsidR="00B63ACC" w:rsidRPr="007F576F">
        <w:rPr>
          <w:rFonts w:asciiTheme="minorHAnsi" w:hAnsiTheme="minorHAnsi" w:cstheme="minorHAnsi"/>
          <w:sz w:val="22"/>
          <w:szCs w:val="22"/>
        </w:rPr>
        <w:fldChar w:fldCharType="end"/>
      </w:r>
      <w:r w:rsidRPr="007F576F">
        <w:rPr>
          <w:rFonts w:asciiTheme="minorHAnsi" w:hAnsiTheme="minorHAnsi" w:cstheme="minorHAnsi"/>
          <w:sz w:val="22"/>
          <w:szCs w:val="22"/>
        </w:rPr>
        <w:t>, whereas</w:t>
      </w:r>
      <w:r w:rsidR="00B63ACC" w:rsidRPr="007F576F">
        <w:rPr>
          <w:rFonts w:asciiTheme="minorHAnsi" w:hAnsiTheme="minorHAnsi" w:cstheme="minorHAnsi"/>
          <w:sz w:val="22"/>
          <w:szCs w:val="22"/>
        </w:rPr>
        <w:t xml:space="preserve"> a Danish study </w:t>
      </w:r>
      <w:r w:rsidRPr="007F576F">
        <w:rPr>
          <w:rFonts w:asciiTheme="minorHAnsi" w:hAnsiTheme="minorHAnsi" w:cstheme="minorHAnsi"/>
          <w:sz w:val="22"/>
          <w:szCs w:val="22"/>
        </w:rPr>
        <w:t>suggested</w:t>
      </w:r>
      <w:r w:rsidR="00B63ACC" w:rsidRPr="007F576F">
        <w:rPr>
          <w:rFonts w:asciiTheme="minorHAnsi" w:hAnsiTheme="minorHAnsi" w:cstheme="minorHAnsi"/>
          <w:sz w:val="22"/>
          <w:szCs w:val="22"/>
        </w:rPr>
        <w:t xml:space="preserve"> that </w:t>
      </w:r>
      <w:r w:rsidR="00092EE9" w:rsidRPr="007F576F">
        <w:rPr>
          <w:rFonts w:asciiTheme="minorHAnsi" w:hAnsiTheme="minorHAnsi" w:cstheme="minorHAnsi"/>
          <w:sz w:val="22"/>
          <w:szCs w:val="22"/>
        </w:rPr>
        <w:t xml:space="preserve">poor </w:t>
      </w:r>
      <w:r w:rsidR="00B63ACC" w:rsidRPr="007F576F">
        <w:rPr>
          <w:rFonts w:asciiTheme="minorHAnsi" w:hAnsiTheme="minorHAnsi" w:cstheme="minorHAnsi"/>
          <w:sz w:val="22"/>
          <w:szCs w:val="22"/>
        </w:rPr>
        <w:t xml:space="preserve">sleep predicted job stress more than the reverse </w:t>
      </w:r>
      <w:r w:rsidR="00B63ACC" w:rsidRPr="007F576F">
        <w:rPr>
          <w:rFonts w:asciiTheme="minorHAnsi" w:hAnsiTheme="minorHAnsi" w:cstheme="minorHAnsi"/>
          <w:sz w:val="22"/>
          <w:szCs w:val="22"/>
        </w:rPr>
        <w:fldChar w:fldCharType="begin"/>
      </w:r>
      <w:r w:rsidR="002D2753" w:rsidRPr="007F576F">
        <w:rPr>
          <w:rFonts w:asciiTheme="minorHAnsi" w:hAnsiTheme="minorHAnsi" w:cstheme="minorHAnsi"/>
          <w:sz w:val="22"/>
          <w:szCs w:val="22"/>
        </w:rPr>
        <w:instrText xml:space="preserve"> ADDIN ZOTERO_ITEM CSL_CITATION {"citationID":"AWq1kd3W","properties":{"formattedCitation":"(Van Laethem et al., 2015)","plainCitation":"(Van Laethem et al., 2015)","noteIndex":0},"citationItems":[{"id":3994,"uris":["http://zotero.org/users/5596036/items/7LZNEAAD"],"itemData":{"id":3994,"type":"article-journal","abstract":"Objective\nIn this longitudinal two-wave study, bidirectional relations between work-related stress and sleep quality were examined. Moreover, it was investigated whether perseverative cognition is a potential underlying mechanism in this association, related to both work-related stress and sleep quality.\nMethods\nA randomly selected sample of Dutch employees received an online survey in 2012 and 2013. Of all invited employees, 877 participated in both waves. Structural equation modeling was performed to analyze the data.\nResults\nWe found evidence for reversed relations between work-related stress and sleep quality. Specifically, when controlling for perseverative cognition, work-related stress was not directly related to subsequent sleep quality, but low sleep quality was associated with an increase in work-related stress over time. Moreover, negative bidirectional associations over time were found between perseverative cognition and sleep quality, and positive bidirectional associations were found between work-related stress and perseverative cognition. Lastly, a mediation analysis showed that perseverative cognition fully mediated the relationship between work-related stress and sleep quality.\nConclusion\nThe study findings suggest that perseverative cognition could be an important underlying mechanism in the association between work-related stress and sleep quality. The bidirectionality of the studied relationships could be an indication of a vicious cycle, in which work-related stress, perseverative cognition, and sleep quality mutually influence each other over time.","container-title":"Journal of Psychosomatic Research","DOI":"10.1016/j.jpsychores.2015.08.011","ISSN":"0022-3999","issue":"5","journalAbbreviation":"Journal of Psychosomatic Research","language":"en","page":"391-398","source":"ScienceDirect","title":"Bidirectional relations between work-related stress, sleep quality and perseverative cognition","volume":"79","author":[{"family":"Van Laethem","given":"Michelle"},{"family":"Beckers","given":"Debby G. J."},{"family":"Kompier","given":"Michiel A. J."},{"family":"Kecklund","given":"Göran"},{"family":"Bossche","given":"Seth N. J.","non-dropping-particle":"van den"},{"family":"Geurts","given":"Sabine A. E."}],"issued":{"date-parts":[["2015",11,1]]}}}],"schema":"https://github.com/citation-style-language/schema/raw/master/csl-citation.json"} </w:instrText>
      </w:r>
      <w:r w:rsidR="00B63ACC" w:rsidRPr="007F576F">
        <w:rPr>
          <w:rFonts w:asciiTheme="minorHAnsi" w:hAnsiTheme="minorHAnsi" w:cstheme="minorHAnsi"/>
          <w:sz w:val="22"/>
          <w:szCs w:val="22"/>
        </w:rPr>
        <w:fldChar w:fldCharType="separate"/>
      </w:r>
      <w:r w:rsidR="007C3589" w:rsidRPr="007F576F">
        <w:rPr>
          <w:rFonts w:asciiTheme="minorHAnsi" w:hAnsiTheme="minorHAnsi" w:cstheme="minorHAnsi"/>
          <w:noProof/>
          <w:sz w:val="22"/>
          <w:szCs w:val="22"/>
        </w:rPr>
        <w:t>(Van Laethem et al., 2015)</w:t>
      </w:r>
      <w:r w:rsidR="00B63ACC" w:rsidRPr="007F576F">
        <w:rPr>
          <w:rFonts w:asciiTheme="minorHAnsi" w:hAnsiTheme="minorHAnsi" w:cstheme="minorHAnsi"/>
          <w:sz w:val="22"/>
          <w:szCs w:val="22"/>
        </w:rPr>
        <w:fldChar w:fldCharType="end"/>
      </w:r>
      <w:r w:rsidR="00B63ACC" w:rsidRPr="007F576F">
        <w:rPr>
          <w:rFonts w:asciiTheme="minorHAnsi" w:hAnsiTheme="minorHAnsi" w:cstheme="minorHAnsi"/>
          <w:sz w:val="22"/>
          <w:szCs w:val="22"/>
        </w:rPr>
        <w:t xml:space="preserve">. </w:t>
      </w:r>
      <w:r w:rsidRPr="007F576F">
        <w:rPr>
          <w:rFonts w:asciiTheme="minorHAnsi" w:hAnsiTheme="minorHAnsi" w:cstheme="minorHAnsi"/>
          <w:sz w:val="22"/>
          <w:szCs w:val="22"/>
        </w:rPr>
        <w:t>Therefore, o</w:t>
      </w:r>
      <w:r w:rsidR="00B63ACC" w:rsidRPr="007F576F">
        <w:rPr>
          <w:rFonts w:asciiTheme="minorHAnsi" w:hAnsiTheme="minorHAnsi" w:cstheme="minorHAnsi"/>
          <w:sz w:val="22"/>
          <w:szCs w:val="22"/>
        </w:rPr>
        <w:t xml:space="preserve">ur results should be confirmed in longitudinal </w:t>
      </w:r>
      <w:r w:rsidRPr="007F576F">
        <w:rPr>
          <w:rFonts w:asciiTheme="minorHAnsi" w:hAnsiTheme="minorHAnsi" w:cstheme="minorHAnsi"/>
          <w:sz w:val="22"/>
          <w:szCs w:val="22"/>
        </w:rPr>
        <w:t xml:space="preserve">and intervention </w:t>
      </w:r>
      <w:r w:rsidR="00B63ACC" w:rsidRPr="007F576F">
        <w:rPr>
          <w:rFonts w:asciiTheme="minorHAnsi" w:hAnsiTheme="minorHAnsi" w:cstheme="minorHAnsi"/>
          <w:sz w:val="22"/>
          <w:szCs w:val="22"/>
        </w:rPr>
        <w:t xml:space="preserve">studies. </w:t>
      </w:r>
      <w:r w:rsidRPr="007F576F">
        <w:rPr>
          <w:rFonts w:asciiTheme="minorHAnsi" w:hAnsiTheme="minorHAnsi" w:cstheme="minorHAnsi"/>
          <w:sz w:val="22"/>
          <w:szCs w:val="22"/>
        </w:rPr>
        <w:t>Our</w:t>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findings</w:t>
      </w:r>
      <w:r w:rsidR="00505006" w:rsidRPr="007F576F">
        <w:rPr>
          <w:rFonts w:asciiTheme="minorHAnsi" w:hAnsiTheme="minorHAnsi" w:cstheme="minorHAnsi"/>
          <w:sz w:val="22"/>
          <w:szCs w:val="22"/>
        </w:rPr>
        <w:t xml:space="preserve"> for nurs</w:t>
      </w:r>
      <w:r w:rsidRPr="007F576F">
        <w:rPr>
          <w:rFonts w:asciiTheme="minorHAnsi" w:hAnsiTheme="minorHAnsi" w:cstheme="minorHAnsi"/>
          <w:sz w:val="22"/>
          <w:szCs w:val="22"/>
        </w:rPr>
        <w:t>ing</w:t>
      </w:r>
      <w:r w:rsidR="00505006" w:rsidRPr="007F576F">
        <w:rPr>
          <w:rFonts w:asciiTheme="minorHAnsi" w:hAnsiTheme="minorHAnsi" w:cstheme="minorHAnsi"/>
          <w:sz w:val="22"/>
          <w:szCs w:val="22"/>
        </w:rPr>
        <w:t xml:space="preserve"> assistants </w:t>
      </w:r>
      <w:r w:rsidRPr="007F576F">
        <w:rPr>
          <w:rFonts w:asciiTheme="minorHAnsi" w:hAnsiTheme="minorHAnsi" w:cstheme="minorHAnsi"/>
          <w:sz w:val="22"/>
          <w:szCs w:val="22"/>
        </w:rPr>
        <w:t>had</w:t>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certain </w:t>
      </w:r>
      <w:r w:rsidR="00505006" w:rsidRPr="007F576F">
        <w:rPr>
          <w:rFonts w:asciiTheme="minorHAnsi" w:hAnsiTheme="minorHAnsi" w:cstheme="minorHAnsi"/>
          <w:sz w:val="22"/>
          <w:szCs w:val="22"/>
        </w:rPr>
        <w:t>caveats</w:t>
      </w:r>
      <w:r w:rsidRPr="007F576F">
        <w:rPr>
          <w:rFonts w:asciiTheme="minorHAnsi" w:hAnsiTheme="minorHAnsi" w:cstheme="minorHAnsi"/>
          <w:sz w:val="22"/>
          <w:szCs w:val="22"/>
        </w:rPr>
        <w:t>; o</w:t>
      </w:r>
      <w:r w:rsidR="00505006" w:rsidRPr="007F576F">
        <w:rPr>
          <w:rFonts w:asciiTheme="minorHAnsi" w:hAnsiTheme="minorHAnsi" w:cstheme="minorHAnsi"/>
          <w:sz w:val="22"/>
          <w:szCs w:val="22"/>
        </w:rPr>
        <w:t xml:space="preserve">nly two factors were associated with poor sleep in </w:t>
      </w:r>
      <w:r w:rsidRPr="007F576F">
        <w:rPr>
          <w:rFonts w:asciiTheme="minorHAnsi" w:hAnsiTheme="minorHAnsi" w:cstheme="minorHAnsi"/>
          <w:sz w:val="22"/>
          <w:szCs w:val="22"/>
        </w:rPr>
        <w:t>this group</w:t>
      </w:r>
      <w:r w:rsidR="00505006" w:rsidRPr="007F576F">
        <w:rPr>
          <w:rFonts w:asciiTheme="minorHAnsi" w:hAnsiTheme="minorHAnsi" w:cstheme="minorHAnsi"/>
          <w:sz w:val="22"/>
          <w:szCs w:val="22"/>
        </w:rPr>
        <w:t xml:space="preserve"> (history of recurrent major depression and </w:t>
      </w:r>
      <w:r w:rsidRPr="007F576F">
        <w:rPr>
          <w:rFonts w:asciiTheme="minorHAnsi" w:hAnsiTheme="minorHAnsi" w:cstheme="minorHAnsi"/>
          <w:sz w:val="22"/>
          <w:szCs w:val="22"/>
        </w:rPr>
        <w:t>sustained</w:t>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workplace </w:t>
      </w:r>
      <w:r w:rsidR="00505006" w:rsidRPr="007F576F">
        <w:rPr>
          <w:rFonts w:asciiTheme="minorHAnsi" w:hAnsiTheme="minorHAnsi" w:cstheme="minorHAnsi"/>
          <w:sz w:val="22"/>
          <w:szCs w:val="22"/>
        </w:rPr>
        <w:t xml:space="preserve">bullying). It is </w:t>
      </w:r>
      <w:r w:rsidRPr="007F576F">
        <w:rPr>
          <w:rFonts w:asciiTheme="minorHAnsi" w:hAnsiTheme="minorHAnsi" w:cstheme="minorHAnsi"/>
          <w:sz w:val="22"/>
          <w:szCs w:val="22"/>
        </w:rPr>
        <w:t>possible</w:t>
      </w:r>
      <w:r w:rsidR="00505006" w:rsidRPr="007F576F">
        <w:rPr>
          <w:rFonts w:asciiTheme="minorHAnsi" w:hAnsiTheme="minorHAnsi" w:cstheme="minorHAnsi"/>
          <w:sz w:val="22"/>
          <w:szCs w:val="22"/>
        </w:rPr>
        <w:t xml:space="preserve"> that other factors may play</w:t>
      </w:r>
      <w:r w:rsidR="00EF78CA" w:rsidRPr="007F576F">
        <w:rPr>
          <w:rFonts w:asciiTheme="minorHAnsi" w:hAnsiTheme="minorHAnsi" w:cstheme="minorHAnsi"/>
          <w:sz w:val="22"/>
          <w:szCs w:val="22"/>
        </w:rPr>
        <w:t xml:space="preserve"> a role</w:t>
      </w:r>
      <w:r w:rsidRPr="007F576F">
        <w:rPr>
          <w:rFonts w:asciiTheme="minorHAnsi" w:hAnsiTheme="minorHAnsi" w:cstheme="minorHAnsi"/>
          <w:sz w:val="22"/>
          <w:szCs w:val="22"/>
        </w:rPr>
        <w:t xml:space="preserve">, similar to </w:t>
      </w:r>
      <w:r w:rsidR="00505006" w:rsidRPr="007F576F">
        <w:rPr>
          <w:rFonts w:asciiTheme="minorHAnsi" w:hAnsiTheme="minorHAnsi" w:cstheme="minorHAnsi"/>
          <w:sz w:val="22"/>
          <w:szCs w:val="22"/>
        </w:rPr>
        <w:t xml:space="preserve">other professions, </w:t>
      </w:r>
      <w:r w:rsidR="00EF78CA" w:rsidRPr="007F576F">
        <w:rPr>
          <w:rFonts w:asciiTheme="minorHAnsi" w:hAnsiTheme="minorHAnsi" w:cstheme="minorHAnsi"/>
          <w:sz w:val="22"/>
          <w:szCs w:val="22"/>
        </w:rPr>
        <w:t>and that</w:t>
      </w:r>
      <w:r w:rsidRPr="007F576F">
        <w:rPr>
          <w:rFonts w:asciiTheme="minorHAnsi" w:hAnsiTheme="minorHAnsi" w:cstheme="minorHAnsi"/>
          <w:sz w:val="22"/>
          <w:szCs w:val="22"/>
        </w:rPr>
        <w:t xml:space="preserve"> the statistically nonsignificant results </w:t>
      </w:r>
      <w:r w:rsidR="00EF78CA" w:rsidRPr="007F576F">
        <w:rPr>
          <w:rFonts w:asciiTheme="minorHAnsi" w:hAnsiTheme="minorHAnsi" w:cstheme="minorHAnsi"/>
          <w:sz w:val="22"/>
          <w:szCs w:val="22"/>
        </w:rPr>
        <w:t>are</w:t>
      </w:r>
      <w:r w:rsidR="00505006" w:rsidRPr="007F576F">
        <w:rPr>
          <w:rFonts w:asciiTheme="minorHAnsi" w:hAnsiTheme="minorHAnsi" w:cstheme="minorHAnsi"/>
          <w:sz w:val="22"/>
          <w:szCs w:val="22"/>
        </w:rPr>
        <w:t xml:space="preserve"> due to the </w:t>
      </w:r>
      <w:r w:rsidRPr="007F576F">
        <w:rPr>
          <w:rFonts w:asciiTheme="minorHAnsi" w:hAnsiTheme="minorHAnsi" w:cstheme="minorHAnsi"/>
          <w:sz w:val="22"/>
          <w:szCs w:val="22"/>
        </w:rPr>
        <w:t>small</w:t>
      </w:r>
      <w:r w:rsidR="00505006" w:rsidRPr="007F576F">
        <w:rPr>
          <w:rFonts w:asciiTheme="minorHAnsi" w:hAnsiTheme="minorHAnsi" w:cstheme="minorHAnsi"/>
          <w:sz w:val="22"/>
          <w:szCs w:val="22"/>
        </w:rPr>
        <w:t xml:space="preserve"> sample size </w:t>
      </w:r>
      <w:r w:rsidRPr="007F576F">
        <w:rPr>
          <w:rFonts w:asciiTheme="minorHAnsi" w:hAnsiTheme="minorHAnsi" w:cstheme="minorHAnsi"/>
          <w:sz w:val="22"/>
          <w:szCs w:val="22"/>
        </w:rPr>
        <w:t>of nursing assistants</w:t>
      </w:r>
      <w:r w:rsidR="00505006"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n </w:t>
      </w:r>
      <w:r w:rsidR="00505006" w:rsidRPr="007F576F">
        <w:rPr>
          <w:rFonts w:asciiTheme="minorHAnsi" w:hAnsiTheme="minorHAnsi" w:cstheme="minorHAnsi"/>
          <w:sz w:val="22"/>
          <w:szCs w:val="22"/>
        </w:rPr>
        <w:t>=</w:t>
      </w:r>
      <w:r w:rsidRPr="007F576F">
        <w:rPr>
          <w:rFonts w:asciiTheme="minorHAnsi" w:hAnsiTheme="minorHAnsi" w:cstheme="minorHAnsi"/>
          <w:sz w:val="22"/>
          <w:szCs w:val="22"/>
        </w:rPr>
        <w:t xml:space="preserve"> </w:t>
      </w:r>
      <w:r w:rsidR="00505006" w:rsidRPr="007F576F">
        <w:rPr>
          <w:rFonts w:asciiTheme="minorHAnsi" w:hAnsiTheme="minorHAnsi" w:cstheme="minorHAnsi"/>
          <w:sz w:val="22"/>
          <w:szCs w:val="22"/>
        </w:rPr>
        <w:t>847</w:t>
      </w:r>
      <w:r w:rsidRPr="007F576F">
        <w:rPr>
          <w:rFonts w:asciiTheme="minorHAnsi" w:hAnsiTheme="minorHAnsi" w:cstheme="minorHAnsi"/>
          <w:sz w:val="22"/>
          <w:szCs w:val="22"/>
        </w:rPr>
        <w:t>; about 2-fold lower than that of nurses, health executives, and physicians)</w:t>
      </w:r>
      <w:r w:rsidR="00505006" w:rsidRPr="007F576F">
        <w:rPr>
          <w:rFonts w:asciiTheme="minorHAnsi" w:hAnsiTheme="minorHAnsi" w:cstheme="minorHAnsi"/>
          <w:sz w:val="22"/>
          <w:szCs w:val="22"/>
        </w:rPr>
        <w:t xml:space="preserve">. As we have included almost 30 adjustment factors, this requires a high number of </w:t>
      </w:r>
      <w:r w:rsidR="000C6E04" w:rsidRPr="007F576F">
        <w:rPr>
          <w:rFonts w:asciiTheme="minorHAnsi" w:hAnsiTheme="minorHAnsi" w:cstheme="minorHAnsi"/>
          <w:sz w:val="22"/>
          <w:szCs w:val="22"/>
        </w:rPr>
        <w:t>participants,</w:t>
      </w:r>
      <w:r w:rsidR="00505006" w:rsidRPr="007F576F">
        <w:rPr>
          <w:rFonts w:asciiTheme="minorHAnsi" w:hAnsiTheme="minorHAnsi" w:cstheme="minorHAnsi"/>
          <w:sz w:val="22"/>
          <w:szCs w:val="22"/>
        </w:rPr>
        <w:t xml:space="preserve"> and this is also one of the strengths of the AMADEUS survey. </w:t>
      </w:r>
      <w:r w:rsidR="00CC1743" w:rsidRPr="007F576F">
        <w:rPr>
          <w:rFonts w:asciiTheme="minorHAnsi" w:hAnsiTheme="minorHAnsi" w:cstheme="minorHAnsi"/>
          <w:sz w:val="22"/>
          <w:szCs w:val="22"/>
        </w:rPr>
        <w:t>Our</w:t>
      </w:r>
      <w:r w:rsidR="00505006" w:rsidRPr="007F576F">
        <w:rPr>
          <w:rFonts w:asciiTheme="minorHAnsi" w:hAnsiTheme="minorHAnsi" w:cstheme="minorHAnsi"/>
          <w:sz w:val="22"/>
          <w:szCs w:val="22"/>
        </w:rPr>
        <w:t xml:space="preserve"> results </w:t>
      </w:r>
      <w:r w:rsidR="00CC1743" w:rsidRPr="007F576F">
        <w:rPr>
          <w:rFonts w:asciiTheme="minorHAnsi" w:hAnsiTheme="minorHAnsi" w:cstheme="minorHAnsi"/>
          <w:sz w:val="22"/>
          <w:szCs w:val="22"/>
        </w:rPr>
        <w:t>indicate</w:t>
      </w:r>
      <w:r w:rsidR="00505006" w:rsidRPr="007F576F">
        <w:rPr>
          <w:rFonts w:asciiTheme="minorHAnsi" w:hAnsiTheme="minorHAnsi" w:cstheme="minorHAnsi"/>
          <w:sz w:val="22"/>
          <w:szCs w:val="22"/>
        </w:rPr>
        <w:t xml:space="preserve"> the need to target nurs</w:t>
      </w:r>
      <w:r w:rsidR="00CC1743" w:rsidRPr="007F576F">
        <w:rPr>
          <w:rFonts w:asciiTheme="minorHAnsi" w:hAnsiTheme="minorHAnsi" w:cstheme="minorHAnsi"/>
          <w:sz w:val="22"/>
          <w:szCs w:val="22"/>
        </w:rPr>
        <w:t>ing</w:t>
      </w:r>
      <w:r w:rsidR="00505006" w:rsidRPr="007F576F">
        <w:rPr>
          <w:rFonts w:asciiTheme="minorHAnsi" w:hAnsiTheme="minorHAnsi" w:cstheme="minorHAnsi"/>
          <w:sz w:val="22"/>
          <w:szCs w:val="22"/>
        </w:rPr>
        <w:t xml:space="preserve"> assistants with </w:t>
      </w:r>
      <w:r w:rsidR="00CC1743" w:rsidRPr="007F576F">
        <w:rPr>
          <w:rFonts w:asciiTheme="minorHAnsi" w:hAnsiTheme="minorHAnsi" w:cstheme="minorHAnsi"/>
          <w:sz w:val="22"/>
          <w:szCs w:val="22"/>
        </w:rPr>
        <w:t xml:space="preserve">a </w:t>
      </w:r>
      <w:r w:rsidR="00505006" w:rsidRPr="007F576F">
        <w:rPr>
          <w:rFonts w:asciiTheme="minorHAnsi" w:hAnsiTheme="minorHAnsi" w:cstheme="minorHAnsi"/>
          <w:sz w:val="22"/>
          <w:szCs w:val="22"/>
        </w:rPr>
        <w:t>history o</w:t>
      </w:r>
      <w:r w:rsidR="00CC1743" w:rsidRPr="007F576F">
        <w:rPr>
          <w:rFonts w:asciiTheme="minorHAnsi" w:hAnsiTheme="minorHAnsi" w:cstheme="minorHAnsi"/>
          <w:sz w:val="22"/>
          <w:szCs w:val="22"/>
        </w:rPr>
        <w:t>f</w:t>
      </w:r>
      <w:r w:rsidR="00505006" w:rsidRPr="007F576F">
        <w:rPr>
          <w:rFonts w:asciiTheme="minorHAnsi" w:hAnsiTheme="minorHAnsi" w:cstheme="minorHAnsi"/>
          <w:sz w:val="22"/>
          <w:szCs w:val="22"/>
        </w:rPr>
        <w:t xml:space="preserve"> recurrent major depression</w:t>
      </w:r>
      <w:r w:rsidR="00CC1743" w:rsidRPr="007F576F">
        <w:rPr>
          <w:rFonts w:asciiTheme="minorHAnsi" w:hAnsiTheme="minorHAnsi" w:cstheme="minorHAnsi"/>
          <w:sz w:val="22"/>
          <w:szCs w:val="22"/>
        </w:rPr>
        <w:t xml:space="preserve">, to improve their sleep and </w:t>
      </w:r>
      <w:r w:rsidR="00505006" w:rsidRPr="007F576F">
        <w:rPr>
          <w:rFonts w:asciiTheme="minorHAnsi" w:hAnsiTheme="minorHAnsi" w:cstheme="minorHAnsi"/>
          <w:sz w:val="22"/>
          <w:szCs w:val="22"/>
        </w:rPr>
        <w:t xml:space="preserve">prevent </w:t>
      </w:r>
      <w:r w:rsidR="00232669" w:rsidRPr="007F576F">
        <w:rPr>
          <w:rFonts w:asciiTheme="minorHAnsi" w:hAnsiTheme="minorHAnsi" w:cstheme="minorHAnsi"/>
          <w:sz w:val="22"/>
          <w:szCs w:val="22"/>
        </w:rPr>
        <w:t xml:space="preserve">sustained </w:t>
      </w:r>
      <w:r w:rsidR="00CC1743" w:rsidRPr="007F576F">
        <w:rPr>
          <w:rFonts w:asciiTheme="minorHAnsi" w:hAnsiTheme="minorHAnsi" w:cstheme="minorHAnsi"/>
          <w:sz w:val="22"/>
          <w:szCs w:val="22"/>
        </w:rPr>
        <w:t xml:space="preserve">workplace </w:t>
      </w:r>
      <w:r w:rsidR="00505006" w:rsidRPr="007F576F">
        <w:rPr>
          <w:rFonts w:asciiTheme="minorHAnsi" w:hAnsiTheme="minorHAnsi" w:cstheme="minorHAnsi"/>
          <w:sz w:val="22"/>
          <w:szCs w:val="22"/>
        </w:rPr>
        <w:t xml:space="preserve">bullying </w:t>
      </w:r>
      <w:r w:rsidR="00CC1743" w:rsidRPr="007F576F">
        <w:rPr>
          <w:rFonts w:asciiTheme="minorHAnsi" w:hAnsiTheme="minorHAnsi" w:cstheme="minorHAnsi"/>
          <w:sz w:val="22"/>
          <w:szCs w:val="22"/>
        </w:rPr>
        <w:t xml:space="preserve">(this in fact applied to </w:t>
      </w:r>
      <w:r w:rsidR="00505006" w:rsidRPr="007F576F">
        <w:rPr>
          <w:rFonts w:asciiTheme="minorHAnsi" w:hAnsiTheme="minorHAnsi" w:cstheme="minorHAnsi"/>
          <w:sz w:val="22"/>
          <w:szCs w:val="22"/>
        </w:rPr>
        <w:t xml:space="preserve">all </w:t>
      </w:r>
      <w:r w:rsidR="00156008" w:rsidRPr="007F576F">
        <w:rPr>
          <w:rFonts w:asciiTheme="minorHAnsi" w:hAnsiTheme="minorHAnsi" w:cstheme="minorHAnsi"/>
          <w:sz w:val="22"/>
          <w:szCs w:val="22"/>
        </w:rPr>
        <w:t>healthcare workers</w:t>
      </w:r>
      <w:r w:rsidR="00CC1743" w:rsidRPr="007F576F">
        <w:rPr>
          <w:rFonts w:asciiTheme="minorHAnsi" w:hAnsiTheme="minorHAnsi" w:cstheme="minorHAnsi"/>
          <w:sz w:val="22"/>
          <w:szCs w:val="22"/>
        </w:rPr>
        <w:t>)</w:t>
      </w:r>
      <w:r w:rsidR="00505006" w:rsidRPr="007F576F">
        <w:rPr>
          <w:rFonts w:asciiTheme="minorHAnsi" w:hAnsiTheme="minorHAnsi" w:cstheme="minorHAnsi"/>
          <w:sz w:val="22"/>
          <w:szCs w:val="22"/>
        </w:rPr>
        <w:t xml:space="preserve">. </w:t>
      </w:r>
      <w:r w:rsidR="00CC1743" w:rsidRPr="007F576F">
        <w:rPr>
          <w:rFonts w:asciiTheme="minorHAnsi" w:hAnsiTheme="minorHAnsi" w:cstheme="minorHAnsi"/>
          <w:sz w:val="22"/>
          <w:szCs w:val="22"/>
        </w:rPr>
        <w:t xml:space="preserve">We cannot exclude a risk of </w:t>
      </w:r>
      <w:r w:rsidR="00505006" w:rsidRPr="007F576F">
        <w:rPr>
          <w:rFonts w:asciiTheme="minorHAnsi" w:hAnsiTheme="minorHAnsi" w:cstheme="minorHAnsi"/>
          <w:sz w:val="22"/>
          <w:szCs w:val="22"/>
        </w:rPr>
        <w:t xml:space="preserve">participation bias </w:t>
      </w:r>
      <w:r w:rsidR="00CC1743" w:rsidRPr="007F576F">
        <w:rPr>
          <w:rFonts w:asciiTheme="minorHAnsi" w:hAnsiTheme="minorHAnsi" w:cstheme="minorHAnsi"/>
          <w:sz w:val="22"/>
          <w:szCs w:val="22"/>
        </w:rPr>
        <w:t xml:space="preserve">in the present study. </w:t>
      </w:r>
      <w:r w:rsidR="00505006" w:rsidRPr="007F576F">
        <w:rPr>
          <w:rFonts w:asciiTheme="minorHAnsi" w:hAnsiTheme="minorHAnsi" w:cstheme="minorHAnsi"/>
          <w:sz w:val="22"/>
          <w:szCs w:val="22"/>
        </w:rPr>
        <w:t xml:space="preserve">To limit </w:t>
      </w:r>
      <w:r w:rsidR="00CC1743" w:rsidRPr="007F576F">
        <w:rPr>
          <w:rFonts w:asciiTheme="minorHAnsi" w:hAnsiTheme="minorHAnsi" w:cstheme="minorHAnsi"/>
          <w:sz w:val="22"/>
          <w:szCs w:val="22"/>
        </w:rPr>
        <w:t>such</w:t>
      </w:r>
      <w:r w:rsidR="00505006" w:rsidRPr="007F576F">
        <w:rPr>
          <w:rFonts w:asciiTheme="minorHAnsi" w:hAnsiTheme="minorHAnsi" w:cstheme="minorHAnsi"/>
          <w:sz w:val="22"/>
          <w:szCs w:val="22"/>
        </w:rPr>
        <w:t xml:space="preserve"> bias, </w:t>
      </w:r>
      <w:r w:rsidR="00CC1743" w:rsidRPr="007F576F">
        <w:rPr>
          <w:rFonts w:asciiTheme="minorHAnsi" w:hAnsiTheme="minorHAnsi" w:cstheme="minorHAnsi"/>
          <w:sz w:val="22"/>
          <w:szCs w:val="22"/>
        </w:rPr>
        <w:t xml:space="preserve">we enrolled participants </w:t>
      </w:r>
      <w:r w:rsidR="00505006" w:rsidRPr="007F576F">
        <w:rPr>
          <w:rFonts w:asciiTheme="minorHAnsi" w:hAnsiTheme="minorHAnsi" w:cstheme="minorHAnsi"/>
          <w:sz w:val="22"/>
          <w:szCs w:val="22"/>
        </w:rPr>
        <w:t xml:space="preserve">without mentioning sleep in the </w:t>
      </w:r>
      <w:r w:rsidR="00CC1743" w:rsidRPr="007F576F">
        <w:rPr>
          <w:rFonts w:asciiTheme="minorHAnsi" w:hAnsiTheme="minorHAnsi" w:cstheme="minorHAnsi"/>
          <w:sz w:val="22"/>
          <w:szCs w:val="22"/>
        </w:rPr>
        <w:t>questionnaire title</w:t>
      </w:r>
      <w:r w:rsidR="00505006" w:rsidRPr="007F576F">
        <w:rPr>
          <w:rFonts w:asciiTheme="minorHAnsi" w:hAnsiTheme="minorHAnsi" w:cstheme="minorHAnsi"/>
          <w:sz w:val="22"/>
          <w:szCs w:val="22"/>
        </w:rPr>
        <w:t xml:space="preserve"> or description. The</w:t>
      </w:r>
      <w:r w:rsidR="00CC1743" w:rsidRPr="007F576F">
        <w:rPr>
          <w:rFonts w:asciiTheme="minorHAnsi" w:hAnsiTheme="minorHAnsi" w:cstheme="minorHAnsi"/>
          <w:sz w:val="22"/>
          <w:szCs w:val="22"/>
        </w:rPr>
        <w:t xml:space="preserve"> participants were only told that the study would explore the work environment and identify changes required therein for </w:t>
      </w:r>
      <w:r w:rsidR="00156008" w:rsidRPr="007F576F">
        <w:rPr>
          <w:rFonts w:asciiTheme="minorHAnsi" w:hAnsiTheme="minorHAnsi" w:cstheme="minorHAnsi"/>
          <w:sz w:val="22"/>
          <w:szCs w:val="22"/>
        </w:rPr>
        <w:t>healthcare workers</w:t>
      </w:r>
      <w:r w:rsidR="00505006" w:rsidRPr="007F576F">
        <w:rPr>
          <w:rFonts w:asciiTheme="minorHAnsi" w:hAnsiTheme="minorHAnsi" w:cstheme="minorHAnsi"/>
          <w:sz w:val="22"/>
          <w:szCs w:val="22"/>
        </w:rPr>
        <w:t xml:space="preserve">. </w:t>
      </w:r>
      <w:r w:rsidR="00156008" w:rsidRPr="007F576F">
        <w:rPr>
          <w:rFonts w:asciiTheme="minorHAnsi" w:hAnsiTheme="minorHAnsi" w:cstheme="minorHAnsi"/>
          <w:sz w:val="22"/>
          <w:szCs w:val="22"/>
        </w:rPr>
        <w:t>Healthcare workers</w:t>
      </w:r>
      <w:r w:rsidR="00CC1743" w:rsidRPr="007F576F">
        <w:rPr>
          <w:rFonts w:asciiTheme="minorHAnsi" w:hAnsiTheme="minorHAnsi" w:cstheme="minorHAnsi"/>
          <w:sz w:val="22"/>
          <w:szCs w:val="22"/>
        </w:rPr>
        <w:t xml:space="preserve"> were invited to participate in the</w:t>
      </w:r>
      <w:r w:rsidR="00505006" w:rsidRPr="007F576F">
        <w:rPr>
          <w:rFonts w:asciiTheme="minorHAnsi" w:hAnsiTheme="minorHAnsi" w:cstheme="minorHAnsi"/>
          <w:sz w:val="22"/>
          <w:szCs w:val="22"/>
        </w:rPr>
        <w:t xml:space="preserve"> study </w:t>
      </w:r>
      <w:r w:rsidR="00CC1743" w:rsidRPr="007F576F">
        <w:rPr>
          <w:rFonts w:asciiTheme="minorHAnsi" w:hAnsiTheme="minorHAnsi" w:cstheme="minorHAnsi"/>
          <w:sz w:val="22"/>
          <w:szCs w:val="22"/>
        </w:rPr>
        <w:t>over 2</w:t>
      </w:r>
      <w:r w:rsidR="00505006" w:rsidRPr="007F576F">
        <w:rPr>
          <w:rFonts w:asciiTheme="minorHAnsi" w:hAnsiTheme="minorHAnsi" w:cstheme="minorHAnsi"/>
          <w:sz w:val="22"/>
          <w:szCs w:val="22"/>
        </w:rPr>
        <w:t xml:space="preserve"> months to increase the chances of including </w:t>
      </w:r>
      <w:r w:rsidR="00CC1743" w:rsidRPr="007F576F">
        <w:rPr>
          <w:rFonts w:asciiTheme="minorHAnsi" w:hAnsiTheme="minorHAnsi" w:cstheme="minorHAnsi"/>
          <w:sz w:val="22"/>
          <w:szCs w:val="22"/>
        </w:rPr>
        <w:t>those</w:t>
      </w:r>
      <w:r w:rsidR="00505006" w:rsidRPr="007F576F">
        <w:rPr>
          <w:rFonts w:asciiTheme="minorHAnsi" w:hAnsiTheme="minorHAnsi" w:cstheme="minorHAnsi"/>
          <w:sz w:val="22"/>
          <w:szCs w:val="22"/>
        </w:rPr>
        <w:t xml:space="preserve"> who were absent from work (i.e.</w:t>
      </w:r>
      <w:r w:rsidR="00CC1743" w:rsidRPr="007F576F">
        <w:rPr>
          <w:rFonts w:asciiTheme="minorHAnsi" w:hAnsiTheme="minorHAnsi" w:cstheme="minorHAnsi"/>
          <w:sz w:val="22"/>
          <w:szCs w:val="22"/>
        </w:rPr>
        <w:t>,</w:t>
      </w:r>
      <w:r w:rsidR="00505006" w:rsidRPr="007F576F">
        <w:rPr>
          <w:rFonts w:asciiTheme="minorHAnsi" w:hAnsiTheme="minorHAnsi" w:cstheme="minorHAnsi"/>
          <w:sz w:val="22"/>
          <w:szCs w:val="22"/>
        </w:rPr>
        <w:t xml:space="preserve"> those with absenteeism)</w:t>
      </w:r>
      <w:r w:rsidR="00CC1743" w:rsidRPr="007F576F">
        <w:rPr>
          <w:rFonts w:asciiTheme="minorHAnsi" w:hAnsiTheme="minorHAnsi" w:cstheme="minorHAnsi"/>
          <w:sz w:val="22"/>
          <w:szCs w:val="22"/>
        </w:rPr>
        <w:t>; however,</w:t>
      </w:r>
      <w:r w:rsidR="00505006" w:rsidRPr="007F576F">
        <w:rPr>
          <w:rFonts w:asciiTheme="minorHAnsi" w:hAnsiTheme="minorHAnsi" w:cstheme="minorHAnsi"/>
          <w:sz w:val="22"/>
          <w:szCs w:val="22"/>
        </w:rPr>
        <w:t xml:space="preserve"> we could not include </w:t>
      </w:r>
      <w:r w:rsidR="00CC1743" w:rsidRPr="007F576F">
        <w:rPr>
          <w:rFonts w:asciiTheme="minorHAnsi" w:hAnsiTheme="minorHAnsi" w:cstheme="minorHAnsi"/>
          <w:sz w:val="22"/>
          <w:szCs w:val="22"/>
        </w:rPr>
        <w:t>participants with</w:t>
      </w:r>
      <w:r w:rsidR="00505006" w:rsidRPr="007F576F">
        <w:rPr>
          <w:rFonts w:asciiTheme="minorHAnsi" w:hAnsiTheme="minorHAnsi" w:cstheme="minorHAnsi"/>
          <w:sz w:val="22"/>
          <w:szCs w:val="22"/>
        </w:rPr>
        <w:t xml:space="preserve"> absenteeism </w:t>
      </w:r>
      <w:r w:rsidR="00CC1743" w:rsidRPr="007F576F">
        <w:rPr>
          <w:rFonts w:asciiTheme="minorHAnsi" w:hAnsiTheme="minorHAnsi" w:cstheme="minorHAnsi"/>
          <w:sz w:val="22"/>
          <w:szCs w:val="22"/>
        </w:rPr>
        <w:t>&gt;</w:t>
      </w:r>
      <w:r w:rsidR="00505006" w:rsidRPr="007F576F">
        <w:rPr>
          <w:rFonts w:asciiTheme="minorHAnsi" w:hAnsiTheme="minorHAnsi" w:cstheme="minorHAnsi"/>
          <w:sz w:val="22"/>
          <w:szCs w:val="22"/>
        </w:rPr>
        <w:t xml:space="preserve"> </w:t>
      </w:r>
      <w:r w:rsidR="00CC1743" w:rsidRPr="007F576F">
        <w:rPr>
          <w:rFonts w:asciiTheme="minorHAnsi" w:hAnsiTheme="minorHAnsi" w:cstheme="minorHAnsi"/>
          <w:sz w:val="22"/>
          <w:szCs w:val="22"/>
        </w:rPr>
        <w:t>2</w:t>
      </w:r>
      <w:r w:rsidR="00505006" w:rsidRPr="007F576F">
        <w:rPr>
          <w:rFonts w:asciiTheme="minorHAnsi" w:hAnsiTheme="minorHAnsi" w:cstheme="minorHAnsi"/>
          <w:sz w:val="22"/>
          <w:szCs w:val="22"/>
        </w:rPr>
        <w:t xml:space="preserve"> months or those who </w:t>
      </w:r>
      <w:r w:rsidR="00CC1743" w:rsidRPr="007F576F">
        <w:rPr>
          <w:rFonts w:asciiTheme="minorHAnsi" w:hAnsiTheme="minorHAnsi" w:cstheme="minorHAnsi"/>
          <w:sz w:val="22"/>
          <w:szCs w:val="22"/>
        </w:rPr>
        <w:t>had</w:t>
      </w:r>
      <w:r w:rsidR="00505006" w:rsidRPr="007F576F">
        <w:rPr>
          <w:rFonts w:asciiTheme="minorHAnsi" w:hAnsiTheme="minorHAnsi" w:cstheme="minorHAnsi"/>
          <w:sz w:val="22"/>
          <w:szCs w:val="22"/>
        </w:rPr>
        <w:t xml:space="preserve"> quit their job. </w:t>
      </w:r>
      <w:r w:rsidR="00CC1743" w:rsidRPr="007F576F">
        <w:rPr>
          <w:rFonts w:asciiTheme="minorHAnsi" w:hAnsiTheme="minorHAnsi" w:cstheme="minorHAnsi"/>
          <w:sz w:val="22"/>
          <w:szCs w:val="22"/>
        </w:rPr>
        <w:t>T</w:t>
      </w:r>
      <w:r w:rsidR="00505006" w:rsidRPr="007F576F">
        <w:rPr>
          <w:rFonts w:asciiTheme="minorHAnsi" w:hAnsiTheme="minorHAnsi" w:cstheme="minorHAnsi"/>
          <w:sz w:val="22"/>
          <w:szCs w:val="22"/>
        </w:rPr>
        <w:t>herefore</w:t>
      </w:r>
      <w:r w:rsidR="00CC1743" w:rsidRPr="007F576F">
        <w:rPr>
          <w:rFonts w:asciiTheme="minorHAnsi" w:hAnsiTheme="minorHAnsi" w:cstheme="minorHAnsi"/>
          <w:sz w:val="22"/>
          <w:szCs w:val="22"/>
        </w:rPr>
        <w:t xml:space="preserve">, it is possible that the </w:t>
      </w:r>
      <w:r w:rsidR="00505006" w:rsidRPr="007F576F">
        <w:rPr>
          <w:rFonts w:asciiTheme="minorHAnsi" w:hAnsiTheme="minorHAnsi" w:cstheme="minorHAnsi"/>
          <w:sz w:val="22"/>
          <w:szCs w:val="22"/>
        </w:rPr>
        <w:t xml:space="preserve">rates of poor sleep, </w:t>
      </w:r>
      <w:r w:rsidR="001C57E9" w:rsidRPr="007F576F">
        <w:rPr>
          <w:rFonts w:asciiTheme="minorHAnsi" w:hAnsiTheme="minorHAnsi" w:cstheme="minorHAnsi"/>
          <w:sz w:val="22"/>
          <w:szCs w:val="22"/>
        </w:rPr>
        <w:t xml:space="preserve">sustained </w:t>
      </w:r>
      <w:r w:rsidR="00CC1743" w:rsidRPr="007F576F">
        <w:rPr>
          <w:rFonts w:asciiTheme="minorHAnsi" w:hAnsiTheme="minorHAnsi" w:cstheme="minorHAnsi"/>
          <w:sz w:val="22"/>
          <w:szCs w:val="22"/>
        </w:rPr>
        <w:t xml:space="preserve">workplace </w:t>
      </w:r>
      <w:r w:rsidR="001C57E9" w:rsidRPr="007F576F">
        <w:rPr>
          <w:rFonts w:asciiTheme="minorHAnsi" w:hAnsiTheme="minorHAnsi" w:cstheme="minorHAnsi"/>
          <w:sz w:val="22"/>
          <w:szCs w:val="22"/>
        </w:rPr>
        <w:t xml:space="preserve">bullying, </w:t>
      </w:r>
      <w:r w:rsidR="00505006" w:rsidRPr="007F576F">
        <w:rPr>
          <w:rFonts w:asciiTheme="minorHAnsi" w:hAnsiTheme="minorHAnsi" w:cstheme="minorHAnsi"/>
          <w:sz w:val="22"/>
          <w:szCs w:val="22"/>
        </w:rPr>
        <w:t>burnout</w:t>
      </w:r>
      <w:r w:rsidR="00CC1743" w:rsidRPr="007F576F">
        <w:rPr>
          <w:rFonts w:asciiTheme="minorHAnsi" w:hAnsiTheme="minorHAnsi" w:cstheme="minorHAnsi"/>
          <w:sz w:val="22"/>
          <w:szCs w:val="22"/>
        </w:rPr>
        <w:t>,</w:t>
      </w:r>
      <w:r w:rsidR="00505006" w:rsidRPr="007F576F">
        <w:rPr>
          <w:rFonts w:asciiTheme="minorHAnsi" w:hAnsiTheme="minorHAnsi" w:cstheme="minorHAnsi"/>
          <w:sz w:val="22"/>
          <w:szCs w:val="22"/>
        </w:rPr>
        <w:t xml:space="preserve"> and absenteeism </w:t>
      </w:r>
      <w:r w:rsidR="00CC1743" w:rsidRPr="007F576F">
        <w:rPr>
          <w:rFonts w:asciiTheme="minorHAnsi" w:hAnsiTheme="minorHAnsi" w:cstheme="minorHAnsi"/>
          <w:sz w:val="22"/>
          <w:szCs w:val="22"/>
        </w:rPr>
        <w:t>were</w:t>
      </w:r>
      <w:r w:rsidR="00505006" w:rsidRPr="007F576F">
        <w:rPr>
          <w:rFonts w:asciiTheme="minorHAnsi" w:hAnsiTheme="minorHAnsi" w:cstheme="minorHAnsi"/>
          <w:sz w:val="22"/>
          <w:szCs w:val="22"/>
        </w:rPr>
        <w:t xml:space="preserve"> underestimated. However, </w:t>
      </w:r>
      <w:r w:rsidR="00CC1743" w:rsidRPr="007F576F">
        <w:rPr>
          <w:rFonts w:asciiTheme="minorHAnsi" w:hAnsiTheme="minorHAnsi" w:cstheme="minorHAnsi"/>
          <w:sz w:val="22"/>
          <w:szCs w:val="22"/>
        </w:rPr>
        <w:t xml:space="preserve">these </w:t>
      </w:r>
      <w:r w:rsidR="00505006" w:rsidRPr="007F576F">
        <w:rPr>
          <w:rFonts w:asciiTheme="minorHAnsi" w:hAnsiTheme="minorHAnsi" w:cstheme="minorHAnsi"/>
          <w:sz w:val="22"/>
          <w:szCs w:val="22"/>
        </w:rPr>
        <w:t xml:space="preserve">rates </w:t>
      </w:r>
      <w:r w:rsidR="00CC1743" w:rsidRPr="007F576F">
        <w:rPr>
          <w:rFonts w:asciiTheme="minorHAnsi" w:hAnsiTheme="minorHAnsi" w:cstheme="minorHAnsi"/>
          <w:sz w:val="22"/>
          <w:szCs w:val="22"/>
        </w:rPr>
        <w:t>were</w:t>
      </w:r>
      <w:r w:rsidR="00505006" w:rsidRPr="007F576F">
        <w:rPr>
          <w:rFonts w:asciiTheme="minorHAnsi" w:hAnsiTheme="minorHAnsi" w:cstheme="minorHAnsi"/>
          <w:sz w:val="22"/>
          <w:szCs w:val="22"/>
        </w:rPr>
        <w:t xml:space="preserve"> comparable to </w:t>
      </w:r>
      <w:r w:rsidR="00CC1743" w:rsidRPr="007F576F">
        <w:rPr>
          <w:rFonts w:asciiTheme="minorHAnsi" w:hAnsiTheme="minorHAnsi" w:cstheme="minorHAnsi"/>
          <w:sz w:val="22"/>
          <w:szCs w:val="22"/>
        </w:rPr>
        <w:t xml:space="preserve">those reported </w:t>
      </w:r>
      <w:r w:rsidR="00505006" w:rsidRPr="007F576F">
        <w:rPr>
          <w:rFonts w:asciiTheme="minorHAnsi" w:hAnsiTheme="minorHAnsi" w:cstheme="minorHAnsi"/>
          <w:sz w:val="22"/>
          <w:szCs w:val="22"/>
        </w:rPr>
        <w:t>previous</w:t>
      </w:r>
      <w:r w:rsidR="00CC1743" w:rsidRPr="007F576F">
        <w:rPr>
          <w:rFonts w:asciiTheme="minorHAnsi" w:hAnsiTheme="minorHAnsi" w:cstheme="minorHAnsi"/>
          <w:sz w:val="22"/>
          <w:szCs w:val="22"/>
        </w:rPr>
        <w:t>ly,</w:t>
      </w:r>
      <w:r w:rsidR="00505006" w:rsidRPr="007F576F">
        <w:rPr>
          <w:rFonts w:asciiTheme="minorHAnsi" w:hAnsiTheme="minorHAnsi" w:cstheme="minorHAnsi"/>
          <w:sz w:val="22"/>
          <w:szCs w:val="22"/>
        </w:rPr>
        <w:t xml:space="preserve"> which ensure the robustness of our findings. </w:t>
      </w:r>
      <w:r w:rsidR="00002102" w:rsidRPr="007F576F">
        <w:rPr>
          <w:rFonts w:asciiTheme="minorHAnsi" w:hAnsiTheme="minorHAnsi" w:cstheme="minorHAnsi"/>
          <w:sz w:val="22"/>
          <w:szCs w:val="22"/>
        </w:rPr>
        <w:t xml:space="preserve">We </w:t>
      </w:r>
      <w:r w:rsidR="00CC1743" w:rsidRPr="007F576F">
        <w:rPr>
          <w:rFonts w:asciiTheme="minorHAnsi" w:hAnsiTheme="minorHAnsi" w:cstheme="minorHAnsi"/>
          <w:sz w:val="22"/>
          <w:szCs w:val="22"/>
        </w:rPr>
        <w:t>could not</w:t>
      </w:r>
      <w:r w:rsidR="00002102" w:rsidRPr="007F576F">
        <w:rPr>
          <w:rFonts w:asciiTheme="minorHAnsi" w:hAnsiTheme="minorHAnsi" w:cstheme="minorHAnsi"/>
          <w:sz w:val="22"/>
          <w:szCs w:val="22"/>
        </w:rPr>
        <w:t xml:space="preserve"> calculate the participation rate </w:t>
      </w:r>
      <w:r w:rsidR="00CC1743" w:rsidRPr="007F576F">
        <w:rPr>
          <w:rFonts w:asciiTheme="minorHAnsi" w:hAnsiTheme="minorHAnsi" w:cstheme="minorHAnsi"/>
          <w:sz w:val="22"/>
          <w:szCs w:val="22"/>
        </w:rPr>
        <w:t>because</w:t>
      </w:r>
      <w:r w:rsidR="00002102" w:rsidRPr="007F576F">
        <w:rPr>
          <w:rFonts w:asciiTheme="minorHAnsi" w:hAnsiTheme="minorHAnsi" w:cstheme="minorHAnsi"/>
          <w:sz w:val="22"/>
          <w:szCs w:val="22"/>
        </w:rPr>
        <w:t xml:space="preserve"> the study </w:t>
      </w:r>
      <w:r w:rsidR="00CC1743" w:rsidRPr="007F576F">
        <w:rPr>
          <w:rFonts w:asciiTheme="minorHAnsi" w:hAnsiTheme="minorHAnsi" w:cstheme="minorHAnsi"/>
          <w:sz w:val="22"/>
          <w:szCs w:val="22"/>
        </w:rPr>
        <w:t xml:space="preserve">information </w:t>
      </w:r>
      <w:r w:rsidR="00002102" w:rsidRPr="007F576F">
        <w:rPr>
          <w:rFonts w:asciiTheme="minorHAnsi" w:hAnsiTheme="minorHAnsi" w:cstheme="minorHAnsi"/>
          <w:sz w:val="22"/>
          <w:szCs w:val="22"/>
        </w:rPr>
        <w:t xml:space="preserve">was disseminated by the health </w:t>
      </w:r>
      <w:r w:rsidR="00002102" w:rsidRPr="007F576F">
        <w:rPr>
          <w:rFonts w:asciiTheme="minorHAnsi" w:hAnsiTheme="minorHAnsi" w:cstheme="minorHAnsi"/>
          <w:sz w:val="22"/>
          <w:szCs w:val="22"/>
        </w:rPr>
        <w:lastRenderedPageBreak/>
        <w:t>directors of each facility</w:t>
      </w:r>
      <w:r w:rsidR="00CC1743" w:rsidRPr="007F576F">
        <w:rPr>
          <w:rFonts w:asciiTheme="minorHAnsi" w:hAnsiTheme="minorHAnsi" w:cstheme="minorHAnsi"/>
          <w:sz w:val="22"/>
          <w:szCs w:val="22"/>
        </w:rPr>
        <w:t>, as well as</w:t>
      </w:r>
      <w:r w:rsidR="00002102" w:rsidRPr="007F576F">
        <w:rPr>
          <w:rFonts w:asciiTheme="minorHAnsi" w:hAnsiTheme="minorHAnsi" w:cstheme="minorHAnsi"/>
          <w:sz w:val="22"/>
          <w:szCs w:val="22"/>
        </w:rPr>
        <w:t xml:space="preserve"> </w:t>
      </w:r>
      <w:r w:rsidR="00505006" w:rsidRPr="007F576F">
        <w:rPr>
          <w:rFonts w:asciiTheme="minorHAnsi" w:hAnsiTheme="minorHAnsi" w:cstheme="minorHAnsi"/>
          <w:sz w:val="22"/>
          <w:szCs w:val="22"/>
        </w:rPr>
        <w:t>by social networks</w:t>
      </w:r>
      <w:r w:rsidR="00002102" w:rsidRPr="007F576F">
        <w:rPr>
          <w:rFonts w:asciiTheme="minorHAnsi" w:hAnsiTheme="minorHAnsi" w:cstheme="minorHAnsi"/>
          <w:sz w:val="22"/>
          <w:szCs w:val="22"/>
        </w:rPr>
        <w:t>.</w:t>
      </w:r>
      <w:r w:rsidR="005C2426" w:rsidRPr="007F576F">
        <w:rPr>
          <w:rFonts w:asciiTheme="minorHAnsi" w:hAnsiTheme="minorHAnsi" w:cstheme="minorHAnsi"/>
          <w:sz w:val="22"/>
          <w:szCs w:val="22"/>
        </w:rPr>
        <w:t xml:space="preserve"> </w:t>
      </w:r>
      <w:r w:rsidR="00505006" w:rsidRPr="007F576F">
        <w:rPr>
          <w:rFonts w:asciiTheme="minorHAnsi" w:hAnsiTheme="minorHAnsi" w:cstheme="minorHAnsi"/>
          <w:sz w:val="22"/>
          <w:szCs w:val="22"/>
        </w:rPr>
        <w:t>Nurs</w:t>
      </w:r>
      <w:r w:rsidR="00CC1743" w:rsidRPr="007F576F">
        <w:rPr>
          <w:rFonts w:asciiTheme="minorHAnsi" w:hAnsiTheme="minorHAnsi" w:cstheme="minorHAnsi"/>
          <w:sz w:val="22"/>
          <w:szCs w:val="22"/>
        </w:rPr>
        <w:t>ing</w:t>
      </w:r>
      <w:r w:rsidR="00505006" w:rsidRPr="007F576F">
        <w:rPr>
          <w:rFonts w:asciiTheme="minorHAnsi" w:hAnsiTheme="minorHAnsi" w:cstheme="minorHAnsi"/>
          <w:sz w:val="22"/>
          <w:szCs w:val="22"/>
        </w:rPr>
        <w:t xml:space="preserve"> assistants were under-represented because most of them had no </w:t>
      </w:r>
      <w:r w:rsidR="00CC1743" w:rsidRPr="007F576F">
        <w:rPr>
          <w:rFonts w:asciiTheme="minorHAnsi" w:hAnsiTheme="minorHAnsi" w:cstheme="minorHAnsi"/>
          <w:sz w:val="22"/>
          <w:szCs w:val="22"/>
        </w:rPr>
        <w:t>access to a professional</w:t>
      </w:r>
      <w:r w:rsidR="00505006" w:rsidRPr="007F576F">
        <w:rPr>
          <w:rFonts w:asciiTheme="minorHAnsi" w:hAnsiTheme="minorHAnsi" w:cstheme="minorHAnsi"/>
          <w:sz w:val="22"/>
          <w:szCs w:val="22"/>
        </w:rPr>
        <w:t xml:space="preserve"> mailing</w:t>
      </w:r>
      <w:r w:rsidR="00CC1743" w:rsidRPr="007F576F">
        <w:rPr>
          <w:rFonts w:asciiTheme="minorHAnsi" w:hAnsiTheme="minorHAnsi" w:cstheme="minorHAnsi"/>
          <w:sz w:val="22"/>
          <w:szCs w:val="22"/>
        </w:rPr>
        <w:t xml:space="preserve"> system. We recommend that all </w:t>
      </w:r>
      <w:r w:rsidR="00156008" w:rsidRPr="007F576F">
        <w:rPr>
          <w:rFonts w:asciiTheme="minorHAnsi" w:hAnsiTheme="minorHAnsi" w:cstheme="minorHAnsi"/>
          <w:sz w:val="22"/>
          <w:szCs w:val="22"/>
        </w:rPr>
        <w:t>healthcare workers</w:t>
      </w:r>
      <w:r w:rsidR="00CC1743" w:rsidRPr="007F576F">
        <w:rPr>
          <w:rFonts w:asciiTheme="minorHAnsi" w:hAnsiTheme="minorHAnsi" w:cstheme="minorHAnsi"/>
          <w:sz w:val="22"/>
          <w:szCs w:val="22"/>
        </w:rPr>
        <w:t xml:space="preserve"> be granted access to a professional mailing system to improve future research and care. P</w:t>
      </w:r>
      <w:r w:rsidR="005C2426" w:rsidRPr="007F576F">
        <w:rPr>
          <w:rFonts w:asciiTheme="minorHAnsi" w:hAnsiTheme="minorHAnsi" w:cstheme="minorHAnsi"/>
          <w:sz w:val="22"/>
          <w:szCs w:val="22"/>
        </w:rPr>
        <w:t xml:space="preserve">rivate sector </w:t>
      </w:r>
      <w:r w:rsidR="00CC1743" w:rsidRPr="007F576F">
        <w:rPr>
          <w:rFonts w:asciiTheme="minorHAnsi" w:hAnsiTheme="minorHAnsi" w:cstheme="minorHAnsi"/>
          <w:sz w:val="22"/>
          <w:szCs w:val="22"/>
        </w:rPr>
        <w:t>organizations were</w:t>
      </w:r>
      <w:r w:rsidR="00505006" w:rsidRPr="007F576F">
        <w:rPr>
          <w:rFonts w:asciiTheme="minorHAnsi" w:hAnsiTheme="minorHAnsi" w:cstheme="minorHAnsi"/>
          <w:sz w:val="22"/>
          <w:szCs w:val="22"/>
        </w:rPr>
        <w:t xml:space="preserve"> also</w:t>
      </w:r>
      <w:r w:rsidR="005C2426" w:rsidRPr="007F576F">
        <w:rPr>
          <w:rFonts w:asciiTheme="minorHAnsi" w:hAnsiTheme="minorHAnsi" w:cstheme="minorHAnsi"/>
          <w:sz w:val="22"/>
          <w:szCs w:val="22"/>
        </w:rPr>
        <w:t xml:space="preserve"> underrepresented</w:t>
      </w:r>
      <w:r w:rsidR="00CC1743" w:rsidRPr="007F576F">
        <w:rPr>
          <w:rFonts w:asciiTheme="minorHAnsi" w:hAnsiTheme="minorHAnsi" w:cstheme="minorHAnsi"/>
          <w:sz w:val="22"/>
          <w:szCs w:val="22"/>
        </w:rPr>
        <w:t xml:space="preserve">, possibly because of </w:t>
      </w:r>
      <w:r w:rsidR="00505006" w:rsidRPr="007F576F">
        <w:rPr>
          <w:rFonts w:asciiTheme="minorHAnsi" w:hAnsiTheme="minorHAnsi" w:cstheme="minorHAnsi"/>
          <w:sz w:val="22"/>
          <w:szCs w:val="22"/>
        </w:rPr>
        <w:t xml:space="preserve">lower dissemination </w:t>
      </w:r>
      <w:r w:rsidR="000B1E27" w:rsidRPr="007F576F">
        <w:rPr>
          <w:rFonts w:asciiTheme="minorHAnsi" w:hAnsiTheme="minorHAnsi" w:cstheme="minorHAnsi"/>
          <w:sz w:val="22"/>
          <w:szCs w:val="22"/>
        </w:rPr>
        <w:t xml:space="preserve">rates </w:t>
      </w:r>
      <w:r w:rsidR="00505006" w:rsidRPr="007F576F">
        <w:rPr>
          <w:rFonts w:asciiTheme="minorHAnsi" w:hAnsiTheme="minorHAnsi" w:cstheme="minorHAnsi"/>
          <w:sz w:val="22"/>
          <w:szCs w:val="22"/>
        </w:rPr>
        <w:t>in these facilities</w:t>
      </w:r>
      <w:r w:rsidR="000B1E27" w:rsidRPr="007F576F">
        <w:rPr>
          <w:rFonts w:asciiTheme="minorHAnsi" w:hAnsiTheme="minorHAnsi" w:cstheme="minorHAnsi"/>
          <w:sz w:val="22"/>
          <w:szCs w:val="22"/>
        </w:rPr>
        <w:t xml:space="preserve"> due to a poor research culture or less time dedicated to research, or</w:t>
      </w:r>
      <w:r w:rsidR="00505006" w:rsidRPr="007F576F">
        <w:rPr>
          <w:rFonts w:asciiTheme="minorHAnsi" w:hAnsiTheme="minorHAnsi" w:cstheme="minorHAnsi"/>
          <w:sz w:val="22"/>
          <w:szCs w:val="22"/>
        </w:rPr>
        <w:t xml:space="preserve"> because private facilities </w:t>
      </w:r>
      <w:r w:rsidR="000B1E27" w:rsidRPr="007F576F">
        <w:rPr>
          <w:rFonts w:asciiTheme="minorHAnsi" w:hAnsiTheme="minorHAnsi" w:cstheme="minorHAnsi"/>
          <w:sz w:val="22"/>
          <w:szCs w:val="22"/>
        </w:rPr>
        <w:t xml:space="preserve">conduct </w:t>
      </w:r>
      <w:r w:rsidR="00505006" w:rsidRPr="007F576F">
        <w:rPr>
          <w:rFonts w:asciiTheme="minorHAnsi" w:hAnsiTheme="minorHAnsi" w:cstheme="minorHAnsi"/>
          <w:sz w:val="22"/>
          <w:szCs w:val="22"/>
        </w:rPr>
        <w:t>their own confidential surveys among their employees</w:t>
      </w:r>
      <w:r w:rsidR="005C2426" w:rsidRPr="007F576F">
        <w:rPr>
          <w:rFonts w:asciiTheme="minorHAnsi" w:hAnsiTheme="minorHAnsi" w:cstheme="minorHAnsi"/>
          <w:sz w:val="22"/>
          <w:szCs w:val="22"/>
        </w:rPr>
        <w:t xml:space="preserve">. </w:t>
      </w:r>
    </w:p>
    <w:p w14:paraId="18D93CE5" w14:textId="5C4E0BB4" w:rsidR="005E3807" w:rsidRPr="007F576F" w:rsidRDefault="00953E32" w:rsidP="00004692">
      <w:pPr>
        <w:pStyle w:val="Titre1"/>
        <w:keepNext w:val="0"/>
        <w:jc w:val="both"/>
        <w:rPr>
          <w:rFonts w:asciiTheme="minorHAnsi" w:hAnsiTheme="minorHAnsi" w:cstheme="minorHAnsi"/>
          <w:sz w:val="22"/>
          <w:szCs w:val="22"/>
        </w:rPr>
      </w:pPr>
      <w:r w:rsidRPr="007F576F">
        <w:rPr>
          <w:rFonts w:asciiTheme="minorHAnsi" w:hAnsiTheme="minorHAnsi" w:cstheme="minorHAnsi"/>
          <w:sz w:val="22"/>
          <w:szCs w:val="22"/>
        </w:rPr>
        <w:t>Conclusion</w:t>
      </w:r>
    </w:p>
    <w:p w14:paraId="22C0C150" w14:textId="77777777" w:rsidR="000445F5" w:rsidRPr="007F576F" w:rsidRDefault="000445F5" w:rsidP="00004692">
      <w:pPr>
        <w:jc w:val="both"/>
        <w:rPr>
          <w:rFonts w:asciiTheme="minorHAnsi" w:hAnsiTheme="minorHAnsi" w:cstheme="minorHAnsi"/>
          <w:sz w:val="22"/>
          <w:szCs w:val="22"/>
        </w:rPr>
      </w:pPr>
    </w:p>
    <w:p w14:paraId="307859C2" w14:textId="77777777" w:rsidR="00953E32" w:rsidRPr="007F576F" w:rsidRDefault="000B1E27" w:rsidP="00004692">
      <w:pPr>
        <w:jc w:val="both"/>
        <w:rPr>
          <w:rFonts w:asciiTheme="minorHAnsi" w:hAnsiTheme="minorHAnsi" w:cstheme="minorHAnsi"/>
          <w:sz w:val="22"/>
          <w:szCs w:val="22"/>
        </w:rPr>
      </w:pPr>
      <w:r w:rsidRPr="007F576F">
        <w:rPr>
          <w:rFonts w:asciiTheme="minorHAnsi" w:hAnsiTheme="minorHAnsi" w:cstheme="minorHAnsi"/>
          <w:sz w:val="22"/>
          <w:szCs w:val="22"/>
        </w:rPr>
        <w:t>M</w:t>
      </w:r>
      <w:r w:rsidR="00505006" w:rsidRPr="007F576F">
        <w:rPr>
          <w:rFonts w:asciiTheme="minorHAnsi" w:hAnsiTheme="minorHAnsi" w:cstheme="minorHAnsi"/>
          <w:sz w:val="22"/>
          <w:szCs w:val="22"/>
        </w:rPr>
        <w:t xml:space="preserve">ost </w:t>
      </w:r>
      <w:r w:rsidR="00156008" w:rsidRPr="007F576F">
        <w:rPr>
          <w:rFonts w:asciiTheme="minorHAnsi" w:hAnsiTheme="minorHAnsi" w:cstheme="minorHAnsi"/>
          <w:sz w:val="22"/>
          <w:szCs w:val="22"/>
        </w:rPr>
        <w:t>healthcare workers</w:t>
      </w:r>
      <w:r w:rsidR="00505006" w:rsidRPr="007F576F">
        <w:rPr>
          <w:rFonts w:asciiTheme="minorHAnsi" w:hAnsiTheme="minorHAnsi" w:cstheme="minorHAnsi"/>
          <w:sz w:val="22"/>
          <w:szCs w:val="22"/>
        </w:rPr>
        <w:t xml:space="preserve"> reported poor sleep</w:t>
      </w:r>
      <w:r w:rsidRPr="007F576F">
        <w:rPr>
          <w:rFonts w:asciiTheme="minorHAnsi" w:hAnsiTheme="minorHAnsi" w:cstheme="minorHAnsi"/>
          <w:sz w:val="22"/>
          <w:szCs w:val="22"/>
        </w:rPr>
        <w:t xml:space="preserve">. The </w:t>
      </w:r>
      <w:r w:rsidR="00505006" w:rsidRPr="007F576F">
        <w:rPr>
          <w:rFonts w:asciiTheme="minorHAnsi" w:hAnsiTheme="minorHAnsi" w:cstheme="minorHAnsi"/>
          <w:sz w:val="22"/>
          <w:szCs w:val="22"/>
        </w:rPr>
        <w:t xml:space="preserve">rate </w:t>
      </w:r>
      <w:r w:rsidRPr="007F576F">
        <w:rPr>
          <w:rFonts w:asciiTheme="minorHAnsi" w:hAnsiTheme="minorHAnsi" w:cstheme="minorHAnsi"/>
          <w:sz w:val="22"/>
          <w:szCs w:val="22"/>
        </w:rPr>
        <w:t xml:space="preserve">of poor sleep in the present study </w:t>
      </w:r>
      <w:r w:rsidR="00505006" w:rsidRPr="007F576F">
        <w:rPr>
          <w:rFonts w:asciiTheme="minorHAnsi" w:hAnsiTheme="minorHAnsi" w:cstheme="minorHAnsi"/>
          <w:sz w:val="22"/>
          <w:szCs w:val="22"/>
        </w:rPr>
        <w:t>was comparable to th</w:t>
      </w:r>
      <w:r w:rsidRPr="007F576F">
        <w:rPr>
          <w:rFonts w:asciiTheme="minorHAnsi" w:hAnsiTheme="minorHAnsi" w:cstheme="minorHAnsi"/>
          <w:sz w:val="22"/>
          <w:szCs w:val="22"/>
        </w:rPr>
        <w:t>at in the</w:t>
      </w:r>
      <w:r w:rsidR="00505006" w:rsidRPr="007F576F">
        <w:rPr>
          <w:rFonts w:asciiTheme="minorHAnsi" w:hAnsiTheme="minorHAnsi" w:cstheme="minorHAnsi"/>
          <w:sz w:val="22"/>
          <w:szCs w:val="22"/>
        </w:rPr>
        <w:t xml:space="preserve"> general French population. </w:t>
      </w:r>
      <w:r w:rsidRPr="007F576F">
        <w:rPr>
          <w:rFonts w:asciiTheme="minorHAnsi" w:hAnsiTheme="minorHAnsi" w:cstheme="minorHAnsi"/>
          <w:sz w:val="22"/>
          <w:szCs w:val="22"/>
        </w:rPr>
        <w:t>This is the</w:t>
      </w:r>
      <w:r w:rsidR="00505006" w:rsidRPr="007F576F">
        <w:rPr>
          <w:rFonts w:asciiTheme="minorHAnsi" w:hAnsiTheme="minorHAnsi" w:cstheme="minorHAnsi"/>
          <w:sz w:val="22"/>
          <w:szCs w:val="22"/>
        </w:rPr>
        <w:t xml:space="preserve"> first </w:t>
      </w:r>
      <w:r w:rsidRPr="007F576F">
        <w:rPr>
          <w:rFonts w:asciiTheme="minorHAnsi" w:hAnsiTheme="minorHAnsi" w:cstheme="minorHAnsi"/>
          <w:sz w:val="22"/>
          <w:szCs w:val="22"/>
        </w:rPr>
        <w:t>study to identify</w:t>
      </w:r>
      <w:r w:rsidR="00505006" w:rsidRPr="007F576F">
        <w:rPr>
          <w:rFonts w:asciiTheme="minorHAnsi" w:hAnsiTheme="minorHAnsi" w:cstheme="minorHAnsi"/>
          <w:sz w:val="22"/>
          <w:szCs w:val="22"/>
        </w:rPr>
        <w:t xml:space="preserve"> individual </w:t>
      </w:r>
      <w:r w:rsidR="00B14EDD" w:rsidRPr="007F576F">
        <w:rPr>
          <w:rFonts w:asciiTheme="minorHAnsi" w:hAnsiTheme="minorHAnsi" w:cstheme="minorHAnsi"/>
          <w:sz w:val="22"/>
          <w:szCs w:val="22"/>
          <w:lang w:eastAsia="en-GB"/>
        </w:rPr>
        <w:t xml:space="preserve">(sociodemographic, health, and </w:t>
      </w:r>
      <w:proofErr w:type="spellStart"/>
      <w:r w:rsidR="00B14EDD" w:rsidRPr="007F576F">
        <w:rPr>
          <w:rFonts w:asciiTheme="minorHAnsi" w:hAnsiTheme="minorHAnsi" w:cstheme="minorHAnsi"/>
          <w:sz w:val="22"/>
          <w:szCs w:val="22"/>
          <w:lang w:eastAsia="en-GB"/>
        </w:rPr>
        <w:t>behavior</w:t>
      </w:r>
      <w:r w:rsidRPr="007F576F">
        <w:rPr>
          <w:rFonts w:asciiTheme="minorHAnsi" w:hAnsiTheme="minorHAnsi" w:cstheme="minorHAnsi"/>
          <w:sz w:val="22"/>
          <w:szCs w:val="22"/>
          <w:lang w:eastAsia="en-GB"/>
        </w:rPr>
        <w:t>al</w:t>
      </w:r>
      <w:proofErr w:type="spellEnd"/>
      <w:r w:rsidRPr="007F576F">
        <w:rPr>
          <w:rFonts w:asciiTheme="minorHAnsi" w:hAnsiTheme="minorHAnsi" w:cstheme="minorHAnsi"/>
          <w:sz w:val="22"/>
          <w:szCs w:val="22"/>
          <w:lang w:eastAsia="en-GB"/>
        </w:rPr>
        <w:t xml:space="preserve"> characteristics</w:t>
      </w:r>
      <w:r w:rsidR="00B14EDD" w:rsidRPr="007F576F">
        <w:rPr>
          <w:rFonts w:asciiTheme="minorHAnsi" w:hAnsiTheme="minorHAnsi" w:cstheme="minorHAnsi"/>
          <w:sz w:val="22"/>
          <w:szCs w:val="22"/>
          <w:lang w:eastAsia="en-GB"/>
        </w:rPr>
        <w:t>)</w:t>
      </w:r>
      <w:r w:rsidR="00B14EDD" w:rsidRPr="007F576F">
        <w:rPr>
          <w:rFonts w:asciiTheme="minorHAnsi" w:hAnsiTheme="minorHAnsi" w:cstheme="minorHAnsi"/>
          <w:sz w:val="22"/>
          <w:szCs w:val="22"/>
        </w:rPr>
        <w:t xml:space="preserve"> </w:t>
      </w:r>
      <w:r w:rsidR="00505006" w:rsidRPr="007F576F">
        <w:rPr>
          <w:rFonts w:asciiTheme="minorHAnsi" w:hAnsiTheme="minorHAnsi" w:cstheme="minorHAnsi"/>
          <w:sz w:val="22"/>
          <w:szCs w:val="22"/>
        </w:rPr>
        <w:t xml:space="preserve">and professional </w:t>
      </w:r>
      <w:r w:rsidR="00B14EDD" w:rsidRPr="007F576F">
        <w:rPr>
          <w:rFonts w:asciiTheme="minorHAnsi" w:hAnsiTheme="minorHAnsi" w:cstheme="minorHAnsi"/>
          <w:sz w:val="22"/>
          <w:szCs w:val="22"/>
          <w:lang w:eastAsia="en-GB"/>
        </w:rPr>
        <w:t>(</w:t>
      </w:r>
      <w:r w:rsidRPr="007F576F">
        <w:rPr>
          <w:rFonts w:asciiTheme="minorHAnsi" w:hAnsiTheme="minorHAnsi" w:cstheme="minorHAnsi"/>
          <w:sz w:val="22"/>
          <w:szCs w:val="22"/>
          <w:lang w:eastAsia="en-GB"/>
        </w:rPr>
        <w:t>profession</w:t>
      </w:r>
      <w:r w:rsidR="00B14EDD" w:rsidRPr="007F576F">
        <w:rPr>
          <w:rFonts w:asciiTheme="minorHAnsi" w:hAnsiTheme="minorHAnsi" w:cstheme="minorHAnsi"/>
          <w:sz w:val="22"/>
          <w:szCs w:val="22"/>
          <w:lang w:eastAsia="en-GB"/>
        </w:rPr>
        <w:t xml:space="preserve">, work environment, and </w:t>
      </w:r>
      <w:r w:rsidRPr="007F576F">
        <w:rPr>
          <w:rFonts w:asciiTheme="minorHAnsi" w:hAnsiTheme="minorHAnsi" w:cstheme="minorHAnsi"/>
          <w:sz w:val="22"/>
          <w:szCs w:val="22"/>
          <w:lang w:eastAsia="en-GB"/>
        </w:rPr>
        <w:t xml:space="preserve">workplace </w:t>
      </w:r>
      <w:r w:rsidR="00B14EDD" w:rsidRPr="007F576F">
        <w:rPr>
          <w:rFonts w:asciiTheme="minorHAnsi" w:hAnsiTheme="minorHAnsi" w:cstheme="minorHAnsi"/>
          <w:sz w:val="22"/>
          <w:szCs w:val="22"/>
          <w:lang w:eastAsia="en-GB"/>
        </w:rPr>
        <w:t>well</w:t>
      </w:r>
      <w:r w:rsidRPr="007F576F">
        <w:rPr>
          <w:rFonts w:asciiTheme="minorHAnsi" w:hAnsiTheme="minorHAnsi" w:cstheme="minorHAnsi"/>
          <w:sz w:val="22"/>
          <w:szCs w:val="22"/>
          <w:lang w:eastAsia="en-GB"/>
        </w:rPr>
        <w:t>-being</w:t>
      </w:r>
      <w:r w:rsidR="00B14EDD" w:rsidRPr="007F576F">
        <w:rPr>
          <w:rFonts w:asciiTheme="minorHAnsi" w:hAnsiTheme="minorHAnsi" w:cstheme="minorHAnsi"/>
          <w:sz w:val="22"/>
          <w:szCs w:val="22"/>
          <w:lang w:eastAsia="en-GB"/>
        </w:rPr>
        <w:t>)</w:t>
      </w:r>
      <w:r w:rsidRPr="007F576F">
        <w:rPr>
          <w:rFonts w:asciiTheme="minorHAnsi" w:hAnsiTheme="minorHAnsi" w:cstheme="minorHAnsi"/>
          <w:sz w:val="22"/>
          <w:szCs w:val="22"/>
          <w:lang w:eastAsia="en-GB"/>
        </w:rPr>
        <w:t xml:space="preserve"> factors</w:t>
      </w:r>
      <w:r w:rsidR="00B14EDD" w:rsidRPr="007F576F">
        <w:rPr>
          <w:rFonts w:asciiTheme="minorHAnsi" w:hAnsiTheme="minorHAnsi" w:cstheme="minorHAnsi"/>
          <w:sz w:val="22"/>
          <w:szCs w:val="22"/>
        </w:rPr>
        <w:t xml:space="preserve"> </w:t>
      </w:r>
      <w:r w:rsidR="00505006" w:rsidRPr="007F576F">
        <w:rPr>
          <w:rFonts w:asciiTheme="minorHAnsi" w:hAnsiTheme="minorHAnsi" w:cstheme="minorHAnsi"/>
          <w:sz w:val="22"/>
          <w:szCs w:val="22"/>
        </w:rPr>
        <w:t xml:space="preserve">associated with poor sleep. </w:t>
      </w:r>
      <w:r w:rsidR="00C03400" w:rsidRPr="007F576F">
        <w:rPr>
          <w:rFonts w:asciiTheme="minorHAnsi" w:hAnsiTheme="minorHAnsi" w:cstheme="minorHAnsi"/>
          <w:sz w:val="22"/>
          <w:szCs w:val="22"/>
        </w:rPr>
        <w:t xml:space="preserve">Older </w:t>
      </w:r>
      <w:r w:rsidRPr="007F576F">
        <w:rPr>
          <w:rFonts w:asciiTheme="minorHAnsi" w:hAnsiTheme="minorHAnsi" w:cstheme="minorHAnsi"/>
          <w:sz w:val="22"/>
          <w:szCs w:val="22"/>
        </w:rPr>
        <w:t>individuals</w:t>
      </w:r>
      <w:r w:rsidR="00C03400" w:rsidRPr="007F576F">
        <w:rPr>
          <w:rFonts w:asciiTheme="minorHAnsi" w:hAnsiTheme="minorHAnsi" w:cstheme="minorHAnsi"/>
          <w:sz w:val="22"/>
          <w:szCs w:val="22"/>
        </w:rPr>
        <w:t>, femal</w:t>
      </w:r>
      <w:r w:rsidRPr="007F576F">
        <w:rPr>
          <w:rFonts w:asciiTheme="minorHAnsi" w:hAnsiTheme="minorHAnsi" w:cstheme="minorHAnsi"/>
          <w:sz w:val="22"/>
          <w:szCs w:val="22"/>
        </w:rPr>
        <w:t>es</w:t>
      </w:r>
      <w:r w:rsidR="00C03400"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and </w:t>
      </w:r>
      <w:r w:rsidR="00C03400" w:rsidRPr="007F576F">
        <w:rPr>
          <w:rFonts w:asciiTheme="minorHAnsi" w:hAnsiTheme="minorHAnsi" w:cstheme="minorHAnsi"/>
          <w:sz w:val="22"/>
          <w:szCs w:val="22"/>
        </w:rPr>
        <w:t>family caregiver</w:t>
      </w:r>
      <w:r w:rsidRPr="007F576F">
        <w:rPr>
          <w:rFonts w:asciiTheme="minorHAnsi" w:hAnsiTheme="minorHAnsi" w:cstheme="minorHAnsi"/>
          <w:sz w:val="22"/>
          <w:szCs w:val="22"/>
        </w:rPr>
        <w:t>s</w:t>
      </w:r>
      <w:r w:rsidR="00C03400" w:rsidRPr="007F576F">
        <w:rPr>
          <w:rFonts w:asciiTheme="minorHAnsi" w:hAnsiTheme="minorHAnsi" w:cstheme="minorHAnsi"/>
          <w:sz w:val="22"/>
          <w:szCs w:val="22"/>
        </w:rPr>
        <w:t xml:space="preserve"> are at</w:t>
      </w:r>
      <w:r w:rsidRPr="007F576F">
        <w:rPr>
          <w:rFonts w:asciiTheme="minorHAnsi" w:hAnsiTheme="minorHAnsi" w:cstheme="minorHAnsi"/>
          <w:sz w:val="22"/>
          <w:szCs w:val="22"/>
        </w:rPr>
        <w:t xml:space="preserve"> high</w:t>
      </w:r>
      <w:r w:rsidR="00C03400" w:rsidRPr="007F576F">
        <w:rPr>
          <w:rFonts w:asciiTheme="minorHAnsi" w:hAnsiTheme="minorHAnsi" w:cstheme="minorHAnsi"/>
          <w:sz w:val="22"/>
          <w:szCs w:val="22"/>
        </w:rPr>
        <w:t xml:space="preserve"> risk of poor sleep</w:t>
      </w:r>
      <w:r w:rsidRPr="007F576F">
        <w:rPr>
          <w:rFonts w:asciiTheme="minorHAnsi" w:hAnsiTheme="minorHAnsi" w:cstheme="minorHAnsi"/>
          <w:sz w:val="22"/>
          <w:szCs w:val="22"/>
        </w:rPr>
        <w:t xml:space="preserve"> and should be targeted by interventions to improve sleep</w:t>
      </w:r>
      <w:r w:rsidR="00C03400" w:rsidRPr="007F576F">
        <w:rPr>
          <w:rFonts w:asciiTheme="minorHAnsi" w:hAnsiTheme="minorHAnsi" w:cstheme="minorHAnsi"/>
          <w:sz w:val="22"/>
          <w:szCs w:val="22"/>
        </w:rPr>
        <w:t>. Occupational medicine</w:t>
      </w:r>
      <w:r w:rsidRPr="007F576F">
        <w:rPr>
          <w:rFonts w:asciiTheme="minorHAnsi" w:hAnsiTheme="minorHAnsi" w:cstheme="minorHAnsi"/>
          <w:sz w:val="22"/>
          <w:szCs w:val="22"/>
        </w:rPr>
        <w:t xml:space="preserve"> specialists should</w:t>
      </w:r>
      <w:r w:rsidR="00C03400" w:rsidRPr="007F576F">
        <w:rPr>
          <w:rFonts w:asciiTheme="minorHAnsi" w:hAnsiTheme="minorHAnsi" w:cstheme="minorHAnsi"/>
          <w:sz w:val="22"/>
          <w:szCs w:val="22"/>
        </w:rPr>
        <w:t xml:space="preserve"> screen </w:t>
      </w:r>
      <w:r w:rsidR="00156008" w:rsidRPr="007F576F">
        <w:rPr>
          <w:rFonts w:asciiTheme="minorHAnsi" w:hAnsiTheme="minorHAnsi" w:cstheme="minorHAnsi"/>
          <w:sz w:val="22"/>
          <w:szCs w:val="22"/>
        </w:rPr>
        <w:t>healthcare workers</w:t>
      </w:r>
      <w:r w:rsidR="00C03400" w:rsidRPr="007F576F">
        <w:rPr>
          <w:rFonts w:asciiTheme="minorHAnsi" w:hAnsiTheme="minorHAnsi" w:cstheme="minorHAnsi"/>
          <w:sz w:val="22"/>
          <w:szCs w:val="22"/>
        </w:rPr>
        <w:t xml:space="preserve"> with a chronic illness and/or history of recurrent major depression to improve </w:t>
      </w:r>
      <w:r w:rsidRPr="007F576F">
        <w:rPr>
          <w:rFonts w:asciiTheme="minorHAnsi" w:hAnsiTheme="minorHAnsi" w:cstheme="minorHAnsi"/>
          <w:sz w:val="22"/>
          <w:szCs w:val="22"/>
        </w:rPr>
        <w:t xml:space="preserve">their </w:t>
      </w:r>
      <w:r w:rsidR="00C03400" w:rsidRPr="007F576F">
        <w:rPr>
          <w:rFonts w:asciiTheme="minorHAnsi" w:hAnsiTheme="minorHAnsi" w:cstheme="minorHAnsi"/>
          <w:sz w:val="22"/>
          <w:szCs w:val="22"/>
        </w:rPr>
        <w:t xml:space="preserve">sleep. </w:t>
      </w:r>
      <w:r w:rsidRPr="007F576F">
        <w:rPr>
          <w:rFonts w:asciiTheme="minorHAnsi" w:hAnsiTheme="minorHAnsi" w:cstheme="minorHAnsi"/>
          <w:sz w:val="22"/>
          <w:szCs w:val="22"/>
        </w:rPr>
        <w:t xml:space="preserve">This is the </w:t>
      </w:r>
      <w:r w:rsidR="00C03400" w:rsidRPr="007F576F">
        <w:rPr>
          <w:rFonts w:asciiTheme="minorHAnsi" w:hAnsiTheme="minorHAnsi" w:cstheme="minorHAnsi"/>
          <w:sz w:val="22"/>
          <w:szCs w:val="22"/>
        </w:rPr>
        <w:t xml:space="preserve">first </w:t>
      </w:r>
      <w:r w:rsidRPr="007F576F">
        <w:rPr>
          <w:rFonts w:asciiTheme="minorHAnsi" w:hAnsiTheme="minorHAnsi" w:cstheme="minorHAnsi"/>
          <w:sz w:val="22"/>
          <w:szCs w:val="22"/>
        </w:rPr>
        <w:t>study to confirm</w:t>
      </w:r>
      <w:r w:rsidR="00C03400" w:rsidRPr="007F576F">
        <w:rPr>
          <w:rFonts w:asciiTheme="minorHAnsi" w:hAnsiTheme="minorHAnsi" w:cstheme="minorHAnsi"/>
          <w:sz w:val="22"/>
          <w:szCs w:val="22"/>
        </w:rPr>
        <w:t xml:space="preserve"> that professional factors </w:t>
      </w:r>
      <w:r w:rsidRPr="007F576F">
        <w:rPr>
          <w:rFonts w:asciiTheme="minorHAnsi" w:hAnsiTheme="minorHAnsi" w:cstheme="minorHAnsi"/>
          <w:sz w:val="22"/>
          <w:szCs w:val="22"/>
        </w:rPr>
        <w:t>are</w:t>
      </w:r>
      <w:r w:rsidR="00C03400" w:rsidRPr="007F576F">
        <w:rPr>
          <w:rFonts w:asciiTheme="minorHAnsi" w:hAnsiTheme="minorHAnsi" w:cstheme="minorHAnsi"/>
          <w:sz w:val="22"/>
          <w:szCs w:val="22"/>
        </w:rPr>
        <w:t xml:space="preserve"> associated with poor sleep independently of individual factors. </w:t>
      </w:r>
    </w:p>
    <w:p w14:paraId="012CD680" w14:textId="77777777" w:rsidR="00953E32" w:rsidRPr="007F576F" w:rsidRDefault="00953E32" w:rsidP="00004692">
      <w:pPr>
        <w:jc w:val="both"/>
        <w:rPr>
          <w:rFonts w:asciiTheme="minorHAnsi" w:hAnsiTheme="minorHAnsi" w:cstheme="minorHAnsi"/>
          <w:sz w:val="22"/>
          <w:szCs w:val="22"/>
        </w:rPr>
      </w:pPr>
    </w:p>
    <w:p w14:paraId="5F4E234A" w14:textId="7474C8E5" w:rsidR="00953E32" w:rsidRPr="007F576F" w:rsidRDefault="00953E32" w:rsidP="00004692">
      <w:pPr>
        <w:jc w:val="both"/>
        <w:rPr>
          <w:rFonts w:asciiTheme="minorHAnsi" w:hAnsiTheme="minorHAnsi" w:cstheme="minorHAnsi"/>
          <w:b/>
          <w:bCs/>
          <w:sz w:val="22"/>
          <w:szCs w:val="22"/>
        </w:rPr>
      </w:pPr>
      <w:r w:rsidRPr="007F576F">
        <w:rPr>
          <w:rFonts w:asciiTheme="minorHAnsi" w:hAnsiTheme="minorHAnsi" w:cstheme="minorHAnsi"/>
          <w:b/>
          <w:bCs/>
          <w:sz w:val="22"/>
          <w:szCs w:val="22"/>
        </w:rPr>
        <w:t xml:space="preserve">Relevance for clinical practice </w:t>
      </w:r>
    </w:p>
    <w:p w14:paraId="3F4BE277" w14:textId="77777777" w:rsidR="00953E32" w:rsidRPr="007F576F" w:rsidRDefault="00953E32" w:rsidP="00004692">
      <w:pPr>
        <w:jc w:val="both"/>
        <w:rPr>
          <w:rFonts w:asciiTheme="minorHAnsi" w:hAnsiTheme="minorHAnsi" w:cstheme="minorHAnsi"/>
          <w:sz w:val="22"/>
          <w:szCs w:val="22"/>
        </w:rPr>
      </w:pPr>
    </w:p>
    <w:p w14:paraId="0EFD39F7" w14:textId="302D9231" w:rsidR="00341AD3" w:rsidRPr="007F576F" w:rsidRDefault="00C03400" w:rsidP="00004692">
      <w:pPr>
        <w:jc w:val="both"/>
        <w:rPr>
          <w:rFonts w:asciiTheme="minorHAnsi" w:hAnsiTheme="minorHAnsi" w:cstheme="minorHAnsi"/>
          <w:sz w:val="22"/>
          <w:szCs w:val="22"/>
        </w:rPr>
      </w:pPr>
      <w:r w:rsidRPr="007F576F">
        <w:rPr>
          <w:rFonts w:asciiTheme="minorHAnsi" w:hAnsiTheme="minorHAnsi" w:cstheme="minorHAnsi"/>
          <w:sz w:val="22"/>
          <w:szCs w:val="22"/>
        </w:rPr>
        <w:t xml:space="preserve">Promoting </w:t>
      </w:r>
      <w:r w:rsidR="00471213" w:rsidRPr="007F576F">
        <w:rPr>
          <w:rFonts w:asciiTheme="minorHAnsi" w:hAnsiTheme="minorHAnsi" w:cstheme="minorHAnsi"/>
          <w:sz w:val="22"/>
          <w:szCs w:val="22"/>
        </w:rPr>
        <w:t xml:space="preserve">sleep hygiene </w:t>
      </w:r>
      <w:r w:rsidRPr="007F576F">
        <w:rPr>
          <w:rFonts w:asciiTheme="minorHAnsi" w:hAnsiTheme="minorHAnsi" w:cstheme="minorHAnsi"/>
          <w:sz w:val="22"/>
          <w:szCs w:val="22"/>
        </w:rPr>
        <w:t>at work</w:t>
      </w:r>
      <w:r w:rsidR="000B1E27" w:rsidRPr="007F576F">
        <w:rPr>
          <w:rFonts w:asciiTheme="minorHAnsi" w:hAnsiTheme="minorHAnsi" w:cstheme="minorHAnsi"/>
          <w:sz w:val="22"/>
          <w:szCs w:val="22"/>
        </w:rPr>
        <w:t>, for example by allowing</w:t>
      </w:r>
      <w:r w:rsidRPr="007F576F">
        <w:rPr>
          <w:rFonts w:asciiTheme="minorHAnsi" w:hAnsiTheme="minorHAnsi" w:cstheme="minorHAnsi"/>
          <w:sz w:val="22"/>
          <w:szCs w:val="22"/>
        </w:rPr>
        <w:t xml:space="preserve"> </w:t>
      </w:r>
      <w:r w:rsidR="000B1E27" w:rsidRPr="007F576F">
        <w:rPr>
          <w:rFonts w:asciiTheme="minorHAnsi" w:hAnsiTheme="minorHAnsi" w:cstheme="minorHAnsi"/>
          <w:sz w:val="22"/>
          <w:szCs w:val="22"/>
        </w:rPr>
        <w:t xml:space="preserve">naps and </w:t>
      </w:r>
      <w:r w:rsidRPr="007F576F">
        <w:rPr>
          <w:rFonts w:asciiTheme="minorHAnsi" w:hAnsiTheme="minorHAnsi" w:cstheme="minorHAnsi"/>
          <w:sz w:val="22"/>
          <w:szCs w:val="22"/>
        </w:rPr>
        <w:t xml:space="preserve">active breaks </w:t>
      </w:r>
      <w:r w:rsidR="000B1E27" w:rsidRPr="007F576F">
        <w:rPr>
          <w:rFonts w:asciiTheme="minorHAnsi" w:hAnsiTheme="minorHAnsi" w:cstheme="minorHAnsi"/>
          <w:sz w:val="22"/>
          <w:szCs w:val="22"/>
        </w:rPr>
        <w:t xml:space="preserve">from work, </w:t>
      </w:r>
      <w:r w:rsidRPr="007F576F">
        <w:rPr>
          <w:rFonts w:asciiTheme="minorHAnsi" w:hAnsiTheme="minorHAnsi" w:cstheme="minorHAnsi"/>
          <w:sz w:val="22"/>
          <w:szCs w:val="22"/>
        </w:rPr>
        <w:t>and</w:t>
      </w:r>
      <w:r w:rsidR="000B1E27" w:rsidRPr="007F576F">
        <w:rPr>
          <w:rFonts w:asciiTheme="minorHAnsi" w:hAnsiTheme="minorHAnsi" w:cstheme="minorHAnsi"/>
          <w:sz w:val="22"/>
          <w:szCs w:val="22"/>
        </w:rPr>
        <w:t xml:space="preserve"> through the provision of</w:t>
      </w:r>
      <w:r w:rsidRPr="007F576F">
        <w:rPr>
          <w:rFonts w:asciiTheme="minorHAnsi" w:hAnsiTheme="minorHAnsi" w:cstheme="minorHAnsi"/>
          <w:sz w:val="22"/>
          <w:szCs w:val="22"/>
        </w:rPr>
        <w:t xml:space="preserve"> emotional support by colleagues</w:t>
      </w:r>
      <w:r w:rsidR="000B1E27" w:rsidRPr="007F576F">
        <w:rPr>
          <w:rFonts w:asciiTheme="minorHAnsi" w:hAnsiTheme="minorHAnsi" w:cstheme="minorHAnsi"/>
          <w:sz w:val="22"/>
          <w:szCs w:val="22"/>
        </w:rPr>
        <w:t xml:space="preserve">, may reduce the effects of poor sleep on the </w:t>
      </w:r>
      <w:r w:rsidRPr="007F576F">
        <w:rPr>
          <w:rFonts w:asciiTheme="minorHAnsi" w:hAnsiTheme="minorHAnsi" w:cstheme="minorHAnsi"/>
          <w:sz w:val="22"/>
          <w:szCs w:val="22"/>
        </w:rPr>
        <w:t>mental and physical health and work performance</w:t>
      </w:r>
      <w:r w:rsidR="000B1E27" w:rsidRPr="007F576F">
        <w:rPr>
          <w:rFonts w:asciiTheme="minorHAnsi" w:hAnsiTheme="minorHAnsi" w:cstheme="minorHAnsi"/>
          <w:sz w:val="22"/>
          <w:szCs w:val="22"/>
        </w:rPr>
        <w:t xml:space="preserve"> of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 xml:space="preserve">. Improving </w:t>
      </w:r>
      <w:r w:rsidR="000B1E27" w:rsidRPr="007F576F">
        <w:rPr>
          <w:rFonts w:asciiTheme="minorHAnsi" w:hAnsiTheme="minorHAnsi" w:cstheme="minorHAnsi"/>
          <w:sz w:val="22"/>
          <w:szCs w:val="22"/>
        </w:rPr>
        <w:t xml:space="preserve">the work </w:t>
      </w:r>
      <w:r w:rsidRPr="007F576F">
        <w:rPr>
          <w:rFonts w:asciiTheme="minorHAnsi" w:hAnsiTheme="minorHAnsi" w:cstheme="minorHAnsi"/>
          <w:sz w:val="22"/>
          <w:szCs w:val="22"/>
        </w:rPr>
        <w:t xml:space="preserve">speed and quantity, complexity and intensity, fragmentation and unpredictability, decision-making </w:t>
      </w:r>
      <w:r w:rsidR="000C6E04" w:rsidRPr="007F576F">
        <w:rPr>
          <w:rFonts w:asciiTheme="minorHAnsi" w:hAnsiTheme="minorHAnsi" w:cstheme="minorHAnsi"/>
          <w:sz w:val="22"/>
          <w:szCs w:val="22"/>
        </w:rPr>
        <w:t>latitude,</w:t>
      </w:r>
      <w:r w:rsidRPr="007F576F">
        <w:rPr>
          <w:rFonts w:asciiTheme="minorHAnsi" w:hAnsiTheme="minorHAnsi" w:cstheme="minorHAnsi"/>
          <w:sz w:val="22"/>
          <w:szCs w:val="22"/>
        </w:rPr>
        <w:t xml:space="preserve"> and use of skills, </w:t>
      </w:r>
      <w:r w:rsidR="000B1E27" w:rsidRPr="007F576F">
        <w:rPr>
          <w:rFonts w:asciiTheme="minorHAnsi" w:hAnsiTheme="minorHAnsi" w:cstheme="minorHAnsi"/>
          <w:sz w:val="22"/>
          <w:szCs w:val="22"/>
        </w:rPr>
        <w:t>as well as</w:t>
      </w:r>
      <w:r w:rsidR="0014398A" w:rsidRPr="007F576F">
        <w:rPr>
          <w:rFonts w:asciiTheme="minorHAnsi" w:hAnsiTheme="minorHAnsi" w:cstheme="minorHAnsi"/>
          <w:sz w:val="22"/>
          <w:szCs w:val="22"/>
        </w:rPr>
        <w:t xml:space="preserve"> </w:t>
      </w:r>
      <w:r w:rsidRPr="007F576F">
        <w:rPr>
          <w:rFonts w:asciiTheme="minorHAnsi" w:hAnsiTheme="minorHAnsi" w:cstheme="minorHAnsi"/>
          <w:sz w:val="22"/>
          <w:szCs w:val="22"/>
        </w:rPr>
        <w:t xml:space="preserve">promoting smoking cessation, weight loss, </w:t>
      </w:r>
      <w:r w:rsidR="000B1E27" w:rsidRPr="007F576F">
        <w:rPr>
          <w:rFonts w:asciiTheme="minorHAnsi" w:hAnsiTheme="minorHAnsi" w:cstheme="minorHAnsi"/>
          <w:sz w:val="22"/>
          <w:szCs w:val="22"/>
        </w:rPr>
        <w:t xml:space="preserve">and </w:t>
      </w:r>
      <w:r w:rsidRPr="007F576F">
        <w:rPr>
          <w:rFonts w:asciiTheme="minorHAnsi" w:hAnsiTheme="minorHAnsi" w:cstheme="minorHAnsi"/>
          <w:sz w:val="22"/>
          <w:szCs w:val="22"/>
        </w:rPr>
        <w:t>physical activity</w:t>
      </w:r>
      <w:r w:rsidR="000B1E27" w:rsidRPr="007F576F">
        <w:rPr>
          <w:rFonts w:asciiTheme="minorHAnsi" w:hAnsiTheme="minorHAnsi" w:cstheme="minorHAnsi"/>
          <w:sz w:val="22"/>
          <w:szCs w:val="22"/>
        </w:rPr>
        <w:t>,</w:t>
      </w:r>
      <w:r w:rsidRPr="007F576F">
        <w:rPr>
          <w:rFonts w:asciiTheme="minorHAnsi" w:hAnsiTheme="minorHAnsi" w:cstheme="minorHAnsi"/>
          <w:sz w:val="22"/>
          <w:szCs w:val="22"/>
        </w:rPr>
        <w:t xml:space="preserve"> and </w:t>
      </w:r>
      <w:r w:rsidR="000B1E27" w:rsidRPr="007F576F">
        <w:rPr>
          <w:rFonts w:asciiTheme="minorHAnsi" w:hAnsiTheme="minorHAnsi" w:cstheme="minorHAnsi"/>
          <w:sz w:val="22"/>
          <w:szCs w:val="22"/>
        </w:rPr>
        <w:t>reducing of</w:t>
      </w:r>
      <w:r w:rsidRPr="007F576F">
        <w:rPr>
          <w:rFonts w:asciiTheme="minorHAnsi" w:hAnsiTheme="minorHAnsi" w:cstheme="minorHAnsi"/>
          <w:sz w:val="22"/>
          <w:szCs w:val="22"/>
        </w:rPr>
        <w:t xml:space="preserve"> alcohol and coffee consumption</w:t>
      </w:r>
      <w:r w:rsidR="000B1E27" w:rsidRPr="007F576F">
        <w:rPr>
          <w:rFonts w:asciiTheme="minorHAnsi" w:hAnsiTheme="minorHAnsi" w:cstheme="minorHAnsi"/>
          <w:sz w:val="22"/>
          <w:szCs w:val="22"/>
        </w:rPr>
        <w:t>, may improve sleep</w:t>
      </w:r>
      <w:r w:rsidRPr="007F576F">
        <w:rPr>
          <w:rFonts w:asciiTheme="minorHAnsi" w:hAnsiTheme="minorHAnsi" w:cstheme="minorHAnsi"/>
          <w:sz w:val="22"/>
          <w:szCs w:val="22"/>
        </w:rPr>
        <w:t xml:space="preserve"> in </w:t>
      </w:r>
      <w:r w:rsidR="00156008" w:rsidRPr="007F576F">
        <w:rPr>
          <w:rFonts w:asciiTheme="minorHAnsi" w:hAnsiTheme="minorHAnsi" w:cstheme="minorHAnsi"/>
          <w:sz w:val="22"/>
          <w:szCs w:val="22"/>
        </w:rPr>
        <w:t>healthcare workers</w:t>
      </w:r>
      <w:r w:rsidRPr="007F576F">
        <w:rPr>
          <w:rFonts w:asciiTheme="minorHAnsi" w:hAnsiTheme="minorHAnsi" w:cstheme="minorHAnsi"/>
          <w:sz w:val="22"/>
          <w:szCs w:val="22"/>
        </w:rPr>
        <w:t>.</w:t>
      </w:r>
    </w:p>
    <w:p w14:paraId="15265C32" w14:textId="340840DF" w:rsidR="005E3807" w:rsidRPr="007F576F" w:rsidRDefault="005E3807" w:rsidP="00EC5CEA">
      <w:pPr>
        <w:rPr>
          <w:rFonts w:asciiTheme="minorHAnsi" w:hAnsiTheme="minorHAnsi" w:cstheme="minorHAnsi"/>
          <w:b/>
          <w:color w:val="000000" w:themeColor="text1"/>
          <w:sz w:val="22"/>
          <w:szCs w:val="22"/>
        </w:rPr>
      </w:pPr>
      <w:r w:rsidRPr="007F576F">
        <w:rPr>
          <w:rFonts w:asciiTheme="minorHAnsi" w:hAnsiTheme="minorHAnsi" w:cstheme="minorHAnsi"/>
          <w:sz w:val="22"/>
          <w:szCs w:val="22"/>
        </w:rPr>
        <w:br w:type="page"/>
      </w:r>
    </w:p>
    <w:p w14:paraId="67B6BF11" w14:textId="1510ACF6" w:rsidR="00D3567B" w:rsidRPr="001604DD" w:rsidRDefault="00D3567B" w:rsidP="005E3807">
      <w:pPr>
        <w:pStyle w:val="Titre1"/>
        <w:keepNext w:val="0"/>
        <w:rPr>
          <w:rFonts w:asciiTheme="minorHAnsi" w:hAnsiTheme="minorHAnsi" w:cstheme="minorHAnsi"/>
          <w:sz w:val="22"/>
          <w:szCs w:val="22"/>
          <w:lang w:val="en-US"/>
          <w:rPrChange w:id="12" w:author="Guillaume Fond" w:date="2022-11-28T16:27:00Z">
            <w:rPr>
              <w:rFonts w:asciiTheme="minorHAnsi" w:hAnsiTheme="minorHAnsi" w:cstheme="minorHAnsi"/>
              <w:sz w:val="22"/>
              <w:szCs w:val="22"/>
              <w:lang w:val="fr-FR"/>
            </w:rPr>
          </w:rPrChange>
        </w:rPr>
      </w:pPr>
      <w:r w:rsidRPr="001604DD">
        <w:rPr>
          <w:rFonts w:asciiTheme="minorHAnsi" w:hAnsiTheme="minorHAnsi" w:cstheme="minorHAnsi"/>
          <w:sz w:val="22"/>
          <w:szCs w:val="22"/>
          <w:lang w:val="en-US"/>
          <w:rPrChange w:id="13" w:author="Guillaume Fond" w:date="2022-11-28T16:27:00Z">
            <w:rPr>
              <w:rFonts w:asciiTheme="minorHAnsi" w:hAnsiTheme="minorHAnsi" w:cstheme="minorHAnsi"/>
              <w:sz w:val="22"/>
              <w:szCs w:val="22"/>
              <w:lang w:val="fr-FR"/>
            </w:rPr>
          </w:rPrChange>
        </w:rPr>
        <w:lastRenderedPageBreak/>
        <w:t>References</w:t>
      </w:r>
    </w:p>
    <w:p w14:paraId="3BC817DC" w14:textId="77777777" w:rsidR="007C3589" w:rsidRPr="001604DD" w:rsidRDefault="007C3589" w:rsidP="007C3589">
      <w:pPr>
        <w:rPr>
          <w:lang w:val="en-US"/>
          <w:rPrChange w:id="14" w:author="Guillaume Fond" w:date="2022-11-28T16:27:00Z">
            <w:rPr>
              <w:lang w:val="fr-FR"/>
            </w:rPr>
          </w:rPrChange>
        </w:rPr>
      </w:pPr>
    </w:p>
    <w:p w14:paraId="7CEDA552" w14:textId="77777777" w:rsidR="00180C7E" w:rsidRPr="00180C7E" w:rsidRDefault="007C3589" w:rsidP="00180C7E">
      <w:pPr>
        <w:widowControl w:val="0"/>
        <w:autoSpaceDE w:val="0"/>
        <w:autoSpaceDN w:val="0"/>
        <w:adjustRightInd w:val="0"/>
      </w:pPr>
      <w:r w:rsidRPr="007F576F">
        <w:rPr>
          <w:b/>
          <w:bCs/>
          <w:color w:val="000000"/>
          <w:lang w:eastAsia="en-GB"/>
        </w:rPr>
        <w:fldChar w:fldCharType="begin"/>
      </w:r>
      <w:r w:rsidR="00180C7E" w:rsidRPr="00180C7E">
        <w:rPr>
          <w:bCs/>
          <w:lang w:val="en-US"/>
        </w:rPr>
        <w:instrText xml:space="preserve"> ADDIN ZOTERO_BIBL {"uncited":[],"omitted":[],"custom":[]} CSL_BIBLIOGRAPHY </w:instrText>
      </w:r>
      <w:r w:rsidRPr="007F576F">
        <w:rPr>
          <w:b/>
          <w:bCs/>
          <w:color w:val="000000"/>
          <w:lang w:eastAsia="en-GB"/>
        </w:rPr>
        <w:fldChar w:fldCharType="separate"/>
      </w:r>
      <w:proofErr w:type="spellStart"/>
      <w:r w:rsidR="00180C7E" w:rsidRPr="00180C7E">
        <w:t>Alfaris</w:t>
      </w:r>
      <w:proofErr w:type="spellEnd"/>
      <w:r w:rsidR="00180C7E" w:rsidRPr="00180C7E">
        <w:t xml:space="preserve"> N, </w:t>
      </w:r>
      <w:proofErr w:type="spellStart"/>
      <w:r w:rsidR="00180C7E" w:rsidRPr="00180C7E">
        <w:t>Wadden</w:t>
      </w:r>
      <w:proofErr w:type="spellEnd"/>
      <w:r w:rsidR="00180C7E" w:rsidRPr="00180C7E">
        <w:t xml:space="preserve"> TA, </w:t>
      </w:r>
      <w:proofErr w:type="spellStart"/>
      <w:r w:rsidR="00180C7E" w:rsidRPr="00180C7E">
        <w:t>Sarwer</w:t>
      </w:r>
      <w:proofErr w:type="spellEnd"/>
      <w:r w:rsidR="00180C7E" w:rsidRPr="00180C7E">
        <w:t xml:space="preserve"> DB, et al. (2015) Effects of a 2-year behavioral weight loss intervention on sleep and mood in obese individuals treated in primary care practice. </w:t>
      </w:r>
      <w:r w:rsidR="00180C7E" w:rsidRPr="00180C7E">
        <w:rPr>
          <w:i/>
          <w:iCs/>
        </w:rPr>
        <w:t>Obesity (Silver Spring, Md.)</w:t>
      </w:r>
      <w:r w:rsidR="00180C7E" w:rsidRPr="00180C7E">
        <w:t xml:space="preserve"> 23(3): 558–564. DOI: 10.1002/oby.20996.</w:t>
      </w:r>
    </w:p>
    <w:p w14:paraId="43EC2D6E" w14:textId="1ED19A8B" w:rsidR="00180C7E" w:rsidRPr="00180C7E" w:rsidRDefault="00180C7E" w:rsidP="00180C7E">
      <w:pPr>
        <w:widowControl w:val="0"/>
        <w:autoSpaceDE w:val="0"/>
        <w:autoSpaceDN w:val="0"/>
        <w:adjustRightInd w:val="0"/>
      </w:pPr>
      <w:r w:rsidRPr="00180C7E">
        <w:t xml:space="preserve">Alvaro PK, Roberts RM and Harris JK (2013) A systematic review assessing bidirectionality between sleep disturbances, anxiety, and depression. </w:t>
      </w:r>
      <w:r w:rsidRPr="00180C7E">
        <w:rPr>
          <w:i/>
          <w:iCs/>
        </w:rPr>
        <w:t>Sleep</w:t>
      </w:r>
      <w:r w:rsidRPr="00180C7E">
        <w:t xml:space="preserve"> 36(7): 1059–1068. DOI: 10.5665/sleep.2810.</w:t>
      </w:r>
    </w:p>
    <w:p w14:paraId="5697AB81" w14:textId="77777777" w:rsidR="00180C7E" w:rsidRPr="00180C7E" w:rsidRDefault="00180C7E" w:rsidP="00180C7E">
      <w:pPr>
        <w:widowControl w:val="0"/>
        <w:autoSpaceDE w:val="0"/>
        <w:autoSpaceDN w:val="0"/>
        <w:adjustRightInd w:val="0"/>
        <w:rPr>
          <w:lang w:val="fr-FR"/>
        </w:rPr>
      </w:pPr>
      <w:r w:rsidRPr="00180C7E">
        <w:t xml:space="preserve">Amiri S and Behnezhad S (2020) Smoking and risk of sleep-related issues: a systematic review and meta-analysis of prospective studies. </w:t>
      </w:r>
      <w:r w:rsidRPr="00180C7E">
        <w:rPr>
          <w:i/>
          <w:iCs/>
          <w:lang w:val="fr-FR"/>
        </w:rPr>
        <w:t>Canadian Journal of Public Health = Revue Canadienne de Santé Publique</w:t>
      </w:r>
      <w:r w:rsidRPr="00180C7E">
        <w:rPr>
          <w:lang w:val="fr-FR"/>
        </w:rPr>
        <w:t xml:space="preserve"> 111(5): 775–786. DOI: 10.17269/s41997-020-00308-3.</w:t>
      </w:r>
    </w:p>
    <w:p w14:paraId="139B45D6" w14:textId="77777777" w:rsidR="00180C7E" w:rsidRPr="00180C7E" w:rsidRDefault="00180C7E" w:rsidP="00180C7E">
      <w:pPr>
        <w:widowControl w:val="0"/>
        <w:autoSpaceDE w:val="0"/>
        <w:autoSpaceDN w:val="0"/>
        <w:adjustRightInd w:val="0"/>
      </w:pPr>
      <w:r w:rsidRPr="00180C7E">
        <w:rPr>
          <w:lang w:val="fr-FR"/>
        </w:rPr>
        <w:t xml:space="preserve">Banno M, Harada Y, Taniguchi M, et al. </w:t>
      </w:r>
      <w:r w:rsidRPr="00180C7E">
        <w:t xml:space="preserve">(2018) Exercise can improve sleep quality: a systematic review and meta-analysis. </w:t>
      </w:r>
      <w:r w:rsidRPr="00180C7E">
        <w:rPr>
          <w:i/>
          <w:iCs/>
        </w:rPr>
        <w:t>PeerJ</w:t>
      </w:r>
      <w:r w:rsidRPr="00180C7E">
        <w:t xml:space="preserve"> 6: e5172. DOI: 10.7717/peerj.5172.</w:t>
      </w:r>
    </w:p>
    <w:p w14:paraId="46D2F1A4" w14:textId="77777777" w:rsidR="00180C7E" w:rsidRPr="00180C7E" w:rsidRDefault="00180C7E" w:rsidP="00180C7E">
      <w:pPr>
        <w:widowControl w:val="0"/>
        <w:autoSpaceDE w:val="0"/>
        <w:autoSpaceDN w:val="0"/>
        <w:adjustRightInd w:val="0"/>
      </w:pPr>
      <w:r w:rsidRPr="00180C7E">
        <w:t xml:space="preserve">Bender R and Lange S (2001) Adjusting for multiple testing--when and how? </w:t>
      </w:r>
      <w:r w:rsidRPr="00180C7E">
        <w:rPr>
          <w:i/>
          <w:iCs/>
        </w:rPr>
        <w:t>Journal of Clinical Epidemiology</w:t>
      </w:r>
      <w:r w:rsidRPr="00180C7E">
        <w:t xml:space="preserve"> 54(4): 343–349. DOI: 10.1016/s0895-4356(00)00314-0.</w:t>
      </w:r>
    </w:p>
    <w:p w14:paraId="258D04AF" w14:textId="77777777" w:rsidR="00180C7E" w:rsidRPr="00180C7E" w:rsidRDefault="00180C7E" w:rsidP="00180C7E">
      <w:pPr>
        <w:widowControl w:val="0"/>
        <w:autoSpaceDE w:val="0"/>
        <w:autoSpaceDN w:val="0"/>
        <w:adjustRightInd w:val="0"/>
      </w:pPr>
      <w:r w:rsidRPr="00180C7E">
        <w:t xml:space="preserve">Blais FC, Gendron L, Mimeault V, et al. (1997) [Evaluation of insomnia: validity of 3 questionnaires]. </w:t>
      </w:r>
      <w:r w:rsidRPr="00180C7E">
        <w:rPr>
          <w:i/>
          <w:iCs/>
        </w:rPr>
        <w:t>L’Encephale</w:t>
      </w:r>
      <w:r w:rsidRPr="00180C7E">
        <w:t xml:space="preserve"> 23(6): 447–453.</w:t>
      </w:r>
    </w:p>
    <w:p w14:paraId="2DF97AD4" w14:textId="77777777" w:rsidR="00180C7E" w:rsidRPr="00180C7E" w:rsidRDefault="00180C7E" w:rsidP="00180C7E">
      <w:pPr>
        <w:widowControl w:val="0"/>
        <w:autoSpaceDE w:val="0"/>
        <w:autoSpaceDN w:val="0"/>
        <w:adjustRightInd w:val="0"/>
      </w:pPr>
      <w:r w:rsidRPr="00180C7E">
        <w:t xml:space="preserve">Buysse DJ (2014) Sleep health: Can we define it? Does it matter? </w:t>
      </w:r>
      <w:r w:rsidRPr="00180C7E">
        <w:rPr>
          <w:i/>
          <w:iCs/>
        </w:rPr>
        <w:t>Sleep</w:t>
      </w:r>
      <w:r w:rsidRPr="00180C7E">
        <w:t xml:space="preserve"> 37(1): 9–17. DOI: 10.5665/sleep.3298.</w:t>
      </w:r>
    </w:p>
    <w:p w14:paraId="56E9D4E8" w14:textId="77777777" w:rsidR="00180C7E" w:rsidRPr="00180C7E" w:rsidRDefault="00180C7E" w:rsidP="00180C7E">
      <w:pPr>
        <w:widowControl w:val="0"/>
        <w:autoSpaceDE w:val="0"/>
        <w:autoSpaceDN w:val="0"/>
        <w:adjustRightInd w:val="0"/>
      </w:pPr>
      <w:r w:rsidRPr="00180C7E">
        <w:t xml:space="preserve">Buysse DJ, Reynolds CF, Monk TH, et al. (1989) The Pittsburgh sleep quality index: A new instrument for psychiatric practice and research. </w:t>
      </w:r>
      <w:r w:rsidRPr="00180C7E">
        <w:rPr>
          <w:i/>
          <w:iCs/>
        </w:rPr>
        <w:t>Psychiatry Research</w:t>
      </w:r>
      <w:r w:rsidRPr="00180C7E">
        <w:t xml:space="preserve"> 28(2): 193–213. DOI: 10.1016/0165-1781(89)90047-4.</w:t>
      </w:r>
    </w:p>
    <w:p w14:paraId="6399A378" w14:textId="77777777" w:rsidR="00180C7E" w:rsidRPr="00180C7E" w:rsidRDefault="00180C7E" w:rsidP="00180C7E">
      <w:pPr>
        <w:widowControl w:val="0"/>
        <w:autoSpaceDE w:val="0"/>
        <w:autoSpaceDN w:val="0"/>
        <w:adjustRightInd w:val="0"/>
      </w:pPr>
      <w:r w:rsidRPr="00180C7E">
        <w:t xml:space="preserve">Clark I and Landolt HP (2017) Coffee, caffeine, and sleep: A systematic review of epidemiological studies and randomized controlled trials. </w:t>
      </w:r>
      <w:r w:rsidRPr="00180C7E">
        <w:rPr>
          <w:i/>
          <w:iCs/>
        </w:rPr>
        <w:t>Sleep Medicine Reviews</w:t>
      </w:r>
      <w:r w:rsidRPr="00180C7E">
        <w:t xml:space="preserve"> 31: 70–78. DOI: 10.1016/j.smrv.2016.01.006.</w:t>
      </w:r>
    </w:p>
    <w:p w14:paraId="18210E9C" w14:textId="77777777" w:rsidR="00180C7E" w:rsidRPr="00180C7E" w:rsidRDefault="00180C7E" w:rsidP="00180C7E">
      <w:pPr>
        <w:widowControl w:val="0"/>
        <w:autoSpaceDE w:val="0"/>
        <w:autoSpaceDN w:val="0"/>
        <w:adjustRightInd w:val="0"/>
      </w:pPr>
      <w:r w:rsidRPr="00180C7E">
        <w:t xml:space="preserve">Dong H, Zhang Q, Zhu C, et al. (2020) Sleep quality of nurses in the emergency department of public hospitals in China and its influencing factors: a cross-sectional study. </w:t>
      </w:r>
      <w:r w:rsidRPr="00180C7E">
        <w:rPr>
          <w:i/>
          <w:iCs/>
        </w:rPr>
        <w:t>Health and Quality of Life Outcomes</w:t>
      </w:r>
      <w:r w:rsidRPr="00180C7E">
        <w:t xml:space="preserve"> 18(1): 116. DOI: 10.1186/s12955-020-01374-4.</w:t>
      </w:r>
    </w:p>
    <w:p w14:paraId="473A2C3F" w14:textId="77777777" w:rsidR="00180C7E" w:rsidRPr="001604DD" w:rsidRDefault="00180C7E" w:rsidP="00180C7E">
      <w:pPr>
        <w:widowControl w:val="0"/>
        <w:autoSpaceDE w:val="0"/>
        <w:autoSpaceDN w:val="0"/>
        <w:adjustRightInd w:val="0"/>
        <w:rPr>
          <w:lang w:val="fr-FR"/>
          <w:rPrChange w:id="15" w:author="Guillaume Fond" w:date="2022-11-28T16:27:00Z">
            <w:rPr/>
          </w:rPrChange>
        </w:rPr>
      </w:pPr>
      <w:r w:rsidRPr="00180C7E">
        <w:t xml:space="preserve">Dutheil F, Pereira B, Bouillon-Minois J-B, et al. (2022) Validation of Visual Analogue Scales of job demand and job control at the workplace: a cross-sectional study. </w:t>
      </w:r>
      <w:r w:rsidRPr="001604DD">
        <w:rPr>
          <w:i/>
          <w:iCs/>
          <w:lang w:val="fr-FR"/>
          <w:rPrChange w:id="16" w:author="Guillaume Fond" w:date="2022-11-28T16:27:00Z">
            <w:rPr>
              <w:i/>
              <w:iCs/>
            </w:rPr>
          </w:rPrChange>
        </w:rPr>
        <w:t>BMJ Open</w:t>
      </w:r>
      <w:r w:rsidRPr="001604DD">
        <w:rPr>
          <w:lang w:val="fr-FR"/>
          <w:rPrChange w:id="17" w:author="Guillaume Fond" w:date="2022-11-28T16:27:00Z">
            <w:rPr/>
          </w:rPrChange>
        </w:rPr>
        <w:t xml:space="preserve"> 12(3</w:t>
      </w:r>
      <w:proofErr w:type="gramStart"/>
      <w:r w:rsidRPr="001604DD">
        <w:rPr>
          <w:lang w:val="fr-FR"/>
          <w:rPrChange w:id="18" w:author="Guillaume Fond" w:date="2022-11-28T16:27:00Z">
            <w:rPr/>
          </w:rPrChange>
        </w:rPr>
        <w:t>):</w:t>
      </w:r>
      <w:proofErr w:type="gramEnd"/>
      <w:r w:rsidRPr="001604DD">
        <w:rPr>
          <w:lang w:val="fr-FR"/>
          <w:rPrChange w:id="19" w:author="Guillaume Fond" w:date="2022-11-28T16:27:00Z">
            <w:rPr/>
          </w:rPrChange>
        </w:rPr>
        <w:t xml:space="preserve"> e046403. </w:t>
      </w:r>
      <w:proofErr w:type="gramStart"/>
      <w:r w:rsidRPr="001604DD">
        <w:rPr>
          <w:lang w:val="fr-FR"/>
          <w:rPrChange w:id="20" w:author="Guillaume Fond" w:date="2022-11-28T16:27:00Z">
            <w:rPr/>
          </w:rPrChange>
        </w:rPr>
        <w:t>DOI:</w:t>
      </w:r>
      <w:proofErr w:type="gramEnd"/>
      <w:r w:rsidRPr="001604DD">
        <w:rPr>
          <w:lang w:val="fr-FR"/>
          <w:rPrChange w:id="21" w:author="Guillaume Fond" w:date="2022-11-28T16:27:00Z">
            <w:rPr/>
          </w:rPrChange>
        </w:rPr>
        <w:t xml:space="preserve"> 10.1136/bmjopen-2020-046403.</w:t>
      </w:r>
    </w:p>
    <w:p w14:paraId="1DC041DC" w14:textId="77777777" w:rsidR="00180C7E" w:rsidRPr="001604DD" w:rsidRDefault="00180C7E" w:rsidP="00180C7E">
      <w:pPr>
        <w:widowControl w:val="0"/>
        <w:autoSpaceDE w:val="0"/>
        <w:autoSpaceDN w:val="0"/>
        <w:adjustRightInd w:val="0"/>
        <w:rPr>
          <w:lang w:val="fr-FR"/>
          <w:rPrChange w:id="22" w:author="Guillaume Fond" w:date="2022-11-28T16:27:00Z">
            <w:rPr/>
          </w:rPrChange>
        </w:rPr>
      </w:pPr>
      <w:proofErr w:type="spellStart"/>
      <w:r w:rsidRPr="001604DD">
        <w:rPr>
          <w:lang w:val="fr-FR"/>
          <w:rPrChange w:id="23" w:author="Guillaume Fond" w:date="2022-11-28T16:27:00Z">
            <w:rPr/>
          </w:rPrChange>
        </w:rPr>
        <w:t>Ferrie</w:t>
      </w:r>
      <w:proofErr w:type="spellEnd"/>
      <w:r w:rsidRPr="001604DD">
        <w:rPr>
          <w:lang w:val="fr-FR"/>
          <w:rPrChange w:id="24" w:author="Guillaume Fond" w:date="2022-11-28T16:27:00Z">
            <w:rPr/>
          </w:rPrChange>
        </w:rPr>
        <w:t xml:space="preserve"> JE, </w:t>
      </w:r>
      <w:proofErr w:type="spellStart"/>
      <w:r w:rsidRPr="001604DD">
        <w:rPr>
          <w:lang w:val="fr-FR"/>
          <w:rPrChange w:id="25" w:author="Guillaume Fond" w:date="2022-11-28T16:27:00Z">
            <w:rPr/>
          </w:rPrChange>
        </w:rPr>
        <w:t>Kumari</w:t>
      </w:r>
      <w:proofErr w:type="spellEnd"/>
      <w:r w:rsidRPr="001604DD">
        <w:rPr>
          <w:lang w:val="fr-FR"/>
          <w:rPrChange w:id="26" w:author="Guillaume Fond" w:date="2022-11-28T16:27:00Z">
            <w:rPr/>
          </w:rPrChange>
        </w:rPr>
        <w:t xml:space="preserve"> M, Salo P, et al. </w:t>
      </w:r>
      <w:r w:rsidRPr="00180C7E">
        <w:t xml:space="preserve">(2011) Sleep epidemiology--a rapidly growing field. </w:t>
      </w:r>
      <w:r w:rsidRPr="001604DD">
        <w:rPr>
          <w:i/>
          <w:iCs/>
          <w:lang w:val="fr-FR"/>
          <w:rPrChange w:id="27" w:author="Guillaume Fond" w:date="2022-11-28T16:27:00Z">
            <w:rPr>
              <w:i/>
              <w:iCs/>
            </w:rPr>
          </w:rPrChange>
        </w:rPr>
        <w:t xml:space="preserve">International Journal of </w:t>
      </w:r>
      <w:proofErr w:type="spellStart"/>
      <w:r w:rsidRPr="001604DD">
        <w:rPr>
          <w:i/>
          <w:iCs/>
          <w:lang w:val="fr-FR"/>
          <w:rPrChange w:id="28" w:author="Guillaume Fond" w:date="2022-11-28T16:27:00Z">
            <w:rPr>
              <w:i/>
              <w:iCs/>
            </w:rPr>
          </w:rPrChange>
        </w:rPr>
        <w:t>Epidemiology</w:t>
      </w:r>
      <w:proofErr w:type="spellEnd"/>
      <w:r w:rsidRPr="001604DD">
        <w:rPr>
          <w:lang w:val="fr-FR"/>
          <w:rPrChange w:id="29" w:author="Guillaume Fond" w:date="2022-11-28T16:27:00Z">
            <w:rPr/>
          </w:rPrChange>
        </w:rPr>
        <w:t xml:space="preserve"> 40(6</w:t>
      </w:r>
      <w:proofErr w:type="gramStart"/>
      <w:r w:rsidRPr="001604DD">
        <w:rPr>
          <w:lang w:val="fr-FR"/>
          <w:rPrChange w:id="30" w:author="Guillaume Fond" w:date="2022-11-28T16:27:00Z">
            <w:rPr/>
          </w:rPrChange>
        </w:rPr>
        <w:t>):</w:t>
      </w:r>
      <w:proofErr w:type="gramEnd"/>
      <w:r w:rsidRPr="001604DD">
        <w:rPr>
          <w:lang w:val="fr-FR"/>
          <w:rPrChange w:id="31" w:author="Guillaume Fond" w:date="2022-11-28T16:27:00Z">
            <w:rPr/>
          </w:rPrChange>
        </w:rPr>
        <w:t xml:space="preserve"> 1431–1437. </w:t>
      </w:r>
      <w:proofErr w:type="gramStart"/>
      <w:r w:rsidRPr="001604DD">
        <w:rPr>
          <w:lang w:val="fr-FR"/>
          <w:rPrChange w:id="32" w:author="Guillaume Fond" w:date="2022-11-28T16:27:00Z">
            <w:rPr/>
          </w:rPrChange>
        </w:rPr>
        <w:t>DOI:</w:t>
      </w:r>
      <w:proofErr w:type="gramEnd"/>
      <w:r w:rsidRPr="001604DD">
        <w:rPr>
          <w:lang w:val="fr-FR"/>
          <w:rPrChange w:id="33" w:author="Guillaume Fond" w:date="2022-11-28T16:27:00Z">
            <w:rPr/>
          </w:rPrChange>
        </w:rPr>
        <w:t xml:space="preserve"> 10.1093/</w:t>
      </w:r>
      <w:proofErr w:type="spellStart"/>
      <w:r w:rsidRPr="001604DD">
        <w:rPr>
          <w:lang w:val="fr-FR"/>
          <w:rPrChange w:id="34" w:author="Guillaume Fond" w:date="2022-11-28T16:27:00Z">
            <w:rPr/>
          </w:rPrChange>
        </w:rPr>
        <w:t>ije</w:t>
      </w:r>
      <w:proofErr w:type="spellEnd"/>
      <w:r w:rsidRPr="001604DD">
        <w:rPr>
          <w:lang w:val="fr-FR"/>
          <w:rPrChange w:id="35" w:author="Guillaume Fond" w:date="2022-11-28T16:27:00Z">
            <w:rPr/>
          </w:rPrChange>
        </w:rPr>
        <w:t>/dyr203.</w:t>
      </w:r>
    </w:p>
    <w:p w14:paraId="73AB47A5" w14:textId="77777777" w:rsidR="00180C7E" w:rsidRPr="00180C7E" w:rsidRDefault="00180C7E" w:rsidP="00180C7E">
      <w:pPr>
        <w:widowControl w:val="0"/>
        <w:autoSpaceDE w:val="0"/>
        <w:autoSpaceDN w:val="0"/>
        <w:adjustRightInd w:val="0"/>
      </w:pPr>
      <w:r w:rsidRPr="001604DD">
        <w:rPr>
          <w:lang w:val="fr-FR"/>
          <w:rPrChange w:id="36" w:author="Guillaume Fond" w:date="2022-11-28T16:27:00Z">
            <w:rPr/>
          </w:rPrChange>
        </w:rPr>
        <w:t xml:space="preserve">Fond G, Trouve M, Andrieu-Haller C, et al. </w:t>
      </w:r>
      <w:r w:rsidRPr="00180C7E">
        <w:t xml:space="preserve">(2021) Barriers in psychiatrists’ mind to active smoking cessation promotion in severe psychiatric disorders. </w:t>
      </w:r>
      <w:r w:rsidRPr="00180C7E">
        <w:rPr>
          <w:i/>
          <w:iCs/>
        </w:rPr>
        <w:t>L’Encephale</w:t>
      </w:r>
      <w:r w:rsidRPr="00180C7E">
        <w:t>: S0013-7006(21)00234–7. DOI: 10.1016/j.encep.2021.09.007.</w:t>
      </w:r>
    </w:p>
    <w:p w14:paraId="0CE88406" w14:textId="77777777" w:rsidR="00180C7E" w:rsidRPr="00180C7E" w:rsidRDefault="00180C7E" w:rsidP="00180C7E">
      <w:pPr>
        <w:widowControl w:val="0"/>
        <w:autoSpaceDE w:val="0"/>
        <w:autoSpaceDN w:val="0"/>
        <w:adjustRightInd w:val="0"/>
      </w:pPr>
      <w:r w:rsidRPr="00180C7E">
        <w:t xml:space="preserve">Ganesan S, Magee M, Stone JE, et al. (2019) The Impact of Shift Work on Sleep, Alertness and Performance in Healthcare Workers. </w:t>
      </w:r>
      <w:r w:rsidRPr="00180C7E">
        <w:rPr>
          <w:i/>
          <w:iCs/>
        </w:rPr>
        <w:t>Scientific Reports</w:t>
      </w:r>
      <w:r w:rsidRPr="00180C7E">
        <w:t xml:space="preserve"> 9(1): 4635. DOI: 10.1038/s41598-019-40914-x.</w:t>
      </w:r>
    </w:p>
    <w:p w14:paraId="4F1D900D" w14:textId="77777777" w:rsidR="00180C7E" w:rsidRPr="00180C7E" w:rsidRDefault="00180C7E" w:rsidP="00180C7E">
      <w:pPr>
        <w:widowControl w:val="0"/>
        <w:autoSpaceDE w:val="0"/>
        <w:autoSpaceDN w:val="0"/>
        <w:adjustRightInd w:val="0"/>
      </w:pPr>
      <w:r w:rsidRPr="00180C7E">
        <w:t xml:space="preserve">Garbarino S, Lanteri P, Durando P, et al. (2016) Co-morbidity, mortality, quality of life and the healthcare/welfare/social costs of disordered sleep: A rapid review. </w:t>
      </w:r>
      <w:r w:rsidRPr="00180C7E">
        <w:rPr>
          <w:i/>
          <w:iCs/>
        </w:rPr>
        <w:t>International Journal of Environmental Research and Public Health</w:t>
      </w:r>
      <w:r w:rsidRPr="00180C7E">
        <w:t xml:space="preserve"> 13(8). DOI: 10.3390/ijerph13080831.</w:t>
      </w:r>
    </w:p>
    <w:p w14:paraId="3C2C3391" w14:textId="77777777" w:rsidR="00180C7E" w:rsidRPr="00180C7E" w:rsidRDefault="00180C7E" w:rsidP="00180C7E">
      <w:pPr>
        <w:widowControl w:val="0"/>
        <w:autoSpaceDE w:val="0"/>
        <w:autoSpaceDN w:val="0"/>
        <w:adjustRightInd w:val="0"/>
      </w:pPr>
      <w:r w:rsidRPr="00180C7E">
        <w:t xml:space="preserve">Garefelt J, Platts LG, Hyde M, et al. (2020) Reciprocal relations between work stress and insomnia symptoms: A prospective study. </w:t>
      </w:r>
      <w:r w:rsidRPr="00180C7E">
        <w:rPr>
          <w:i/>
          <w:iCs/>
        </w:rPr>
        <w:t>Journal of Sleep Research</w:t>
      </w:r>
      <w:r w:rsidRPr="00180C7E">
        <w:t xml:space="preserve"> 29(2): e12949. DOI: 10.1111/jsr.12949.</w:t>
      </w:r>
    </w:p>
    <w:p w14:paraId="06C30A49" w14:textId="77777777" w:rsidR="00180C7E" w:rsidRPr="00180C7E" w:rsidRDefault="00180C7E" w:rsidP="00180C7E">
      <w:pPr>
        <w:widowControl w:val="0"/>
        <w:autoSpaceDE w:val="0"/>
        <w:autoSpaceDN w:val="0"/>
        <w:adjustRightInd w:val="0"/>
      </w:pPr>
      <w:r w:rsidRPr="00180C7E">
        <w:t xml:space="preserve">Hafner M, Stepanek M, Taylor J, et al. (2017) Why Sleep Matters-The Economic Costs of </w:t>
      </w:r>
      <w:r w:rsidRPr="00180C7E">
        <w:lastRenderedPageBreak/>
        <w:t xml:space="preserve">Insufficient Sleep: A Cross-Country Comparative Analysis. </w:t>
      </w:r>
      <w:r w:rsidRPr="00180C7E">
        <w:rPr>
          <w:i/>
          <w:iCs/>
        </w:rPr>
        <w:t>Rand Health Quarterly</w:t>
      </w:r>
      <w:r w:rsidRPr="00180C7E">
        <w:t xml:space="preserve"> 6(4): 11.</w:t>
      </w:r>
    </w:p>
    <w:p w14:paraId="036E4660" w14:textId="77777777" w:rsidR="00180C7E" w:rsidRPr="00180C7E" w:rsidRDefault="00180C7E" w:rsidP="00180C7E">
      <w:pPr>
        <w:widowControl w:val="0"/>
        <w:autoSpaceDE w:val="0"/>
        <w:autoSpaceDN w:val="0"/>
        <w:adjustRightInd w:val="0"/>
      </w:pPr>
      <w:r w:rsidRPr="00180C7E">
        <w:t xml:space="preserve">Hagströmer M, Oja P and Sjöström M (2006) The International Physical Activity Questionnaire (IPAQ): a study of concurrent and construct validity. </w:t>
      </w:r>
      <w:r w:rsidRPr="00180C7E">
        <w:rPr>
          <w:i/>
          <w:iCs/>
        </w:rPr>
        <w:t>Public Health Nutrition</w:t>
      </w:r>
      <w:r w:rsidRPr="00180C7E">
        <w:t xml:space="preserve"> 9(6): 755–762. DOI: 10.1079/phn2005898.</w:t>
      </w:r>
    </w:p>
    <w:p w14:paraId="388E78AA" w14:textId="77777777" w:rsidR="00180C7E" w:rsidRPr="00180C7E" w:rsidRDefault="00180C7E" w:rsidP="00180C7E">
      <w:pPr>
        <w:widowControl w:val="0"/>
        <w:autoSpaceDE w:val="0"/>
        <w:autoSpaceDN w:val="0"/>
        <w:adjustRightInd w:val="0"/>
      </w:pPr>
      <w:r w:rsidRPr="00180C7E">
        <w:t xml:space="preserve">Halonen JI, Lallukka T, Pentti J, et al. (2016) Change in Job Strain as a Predictor of Change in Insomnia Symptoms: Analyzing Observational Data as a Non-randomized Pseudo-Trial. </w:t>
      </w:r>
      <w:r w:rsidRPr="00180C7E">
        <w:rPr>
          <w:i/>
          <w:iCs/>
        </w:rPr>
        <w:t>Sleep</w:t>
      </w:r>
      <w:r w:rsidRPr="00180C7E">
        <w:t xml:space="preserve"> 40(1): zsw007. DOI: 10.1093/sleep/zsw007.</w:t>
      </w:r>
    </w:p>
    <w:p w14:paraId="4CB7D68B" w14:textId="77777777" w:rsidR="00180C7E" w:rsidRPr="00180C7E" w:rsidRDefault="00180C7E" w:rsidP="00180C7E">
      <w:pPr>
        <w:widowControl w:val="0"/>
        <w:autoSpaceDE w:val="0"/>
        <w:autoSpaceDN w:val="0"/>
        <w:adjustRightInd w:val="0"/>
      </w:pPr>
      <w:r w:rsidRPr="00180C7E">
        <w:t xml:space="preserve">Hu N, Ma Y, He J, et al. (2020) Alcohol consumption and incidence of sleep disorder: A systematic review and meta-analysis of cohort studies. </w:t>
      </w:r>
      <w:r w:rsidRPr="00180C7E">
        <w:rPr>
          <w:i/>
          <w:iCs/>
        </w:rPr>
        <w:t>Drug and Alcohol Dependence</w:t>
      </w:r>
      <w:r w:rsidRPr="00180C7E">
        <w:t xml:space="preserve"> 217: 108259. DOI: 10.1016/j.drugalcdep.2020.108259.</w:t>
      </w:r>
    </w:p>
    <w:p w14:paraId="43AE6298" w14:textId="77777777" w:rsidR="00180C7E" w:rsidRPr="00180C7E" w:rsidRDefault="00180C7E" w:rsidP="00180C7E">
      <w:pPr>
        <w:widowControl w:val="0"/>
        <w:autoSpaceDE w:val="0"/>
        <w:autoSpaceDN w:val="0"/>
        <w:adjustRightInd w:val="0"/>
      </w:pPr>
      <w:r w:rsidRPr="00180C7E">
        <w:t xml:space="preserve">Karasek R (1979) Job Demands, Job Decision Latitude, and Mental Strain: Implications for Job Redesign. </w:t>
      </w:r>
      <w:r w:rsidRPr="00180C7E">
        <w:rPr>
          <w:i/>
          <w:iCs/>
        </w:rPr>
        <w:t>Administrative Science Quarterly</w:t>
      </w:r>
      <w:r w:rsidRPr="00180C7E">
        <w:t xml:space="preserve"> 24(2). [Sage Publications, Inc., Johnson Graduate School of Management, Cornell University]: 285–308. DOI: 10.2307/2392498.</w:t>
      </w:r>
    </w:p>
    <w:p w14:paraId="140941BB" w14:textId="77777777" w:rsidR="00180C7E" w:rsidRPr="00180C7E" w:rsidRDefault="00180C7E" w:rsidP="00180C7E">
      <w:pPr>
        <w:widowControl w:val="0"/>
        <w:autoSpaceDE w:val="0"/>
        <w:autoSpaceDN w:val="0"/>
        <w:adjustRightInd w:val="0"/>
      </w:pPr>
      <w:r w:rsidRPr="00180C7E">
        <w:t xml:space="preserve">Karasek R, Brisson C, Kawakami N, et al. (1998) The Job Content Questionnaire (JCQ): an instrument for internationally comparative assessments of psychosocial job characteristics. </w:t>
      </w:r>
      <w:r w:rsidRPr="00180C7E">
        <w:rPr>
          <w:i/>
          <w:iCs/>
        </w:rPr>
        <w:t>Journal of Occupational Health Psychology</w:t>
      </w:r>
      <w:r w:rsidRPr="00180C7E">
        <w:t xml:space="preserve"> 3(4): 322–355. DOI: 10.1037//1076-8998.3.4.322.</w:t>
      </w:r>
    </w:p>
    <w:p w14:paraId="422B549C" w14:textId="77777777" w:rsidR="00180C7E" w:rsidRPr="00180C7E" w:rsidRDefault="00180C7E" w:rsidP="00180C7E">
      <w:pPr>
        <w:widowControl w:val="0"/>
        <w:autoSpaceDE w:val="0"/>
        <w:autoSpaceDN w:val="0"/>
        <w:adjustRightInd w:val="0"/>
      </w:pPr>
      <w:r w:rsidRPr="00180C7E">
        <w:t xml:space="preserve">Kim JH (2019) Multicollinearity and misleading statistical results. </w:t>
      </w:r>
      <w:r w:rsidRPr="00180C7E">
        <w:rPr>
          <w:i/>
          <w:iCs/>
        </w:rPr>
        <w:t>Korean Journal of Anesthesiology</w:t>
      </w:r>
      <w:r w:rsidRPr="00180C7E">
        <w:t xml:space="preserve"> 72(6): 558–569. DOI: 10.4097/kja.19087.</w:t>
      </w:r>
    </w:p>
    <w:p w14:paraId="1359CEEC" w14:textId="77777777" w:rsidR="00180C7E" w:rsidRPr="00180C7E" w:rsidRDefault="00180C7E" w:rsidP="00180C7E">
      <w:pPr>
        <w:widowControl w:val="0"/>
        <w:autoSpaceDE w:val="0"/>
        <w:autoSpaceDN w:val="0"/>
        <w:adjustRightInd w:val="0"/>
      </w:pPr>
      <w:r w:rsidRPr="00180C7E">
        <w:t xml:space="preserve">Kredlow MA, Capozzoli MC, Hearon BA, et al. (2015) The effects of physical activity on sleep: A meta-analytic review. </w:t>
      </w:r>
      <w:r w:rsidRPr="00180C7E">
        <w:rPr>
          <w:i/>
          <w:iCs/>
        </w:rPr>
        <w:t>Journal of Behavioral Medicine</w:t>
      </w:r>
      <w:r w:rsidRPr="00180C7E">
        <w:t xml:space="preserve"> 38(3): 427–449. DOI: 10.1007/s10865-015-9617-6.</w:t>
      </w:r>
    </w:p>
    <w:p w14:paraId="7763FCF0" w14:textId="77777777" w:rsidR="00180C7E" w:rsidRPr="00180C7E" w:rsidRDefault="00180C7E" w:rsidP="00180C7E">
      <w:pPr>
        <w:widowControl w:val="0"/>
        <w:autoSpaceDE w:val="0"/>
        <w:autoSpaceDN w:val="0"/>
        <w:adjustRightInd w:val="0"/>
      </w:pPr>
      <w:r w:rsidRPr="00180C7E">
        <w:t xml:space="preserve">Léger D, Guilleminault C, Bader G, et al. (2002) Medical and socio-professional impact of insomnia. </w:t>
      </w:r>
      <w:r w:rsidRPr="00180C7E">
        <w:rPr>
          <w:i/>
          <w:iCs/>
        </w:rPr>
        <w:t>Sleep</w:t>
      </w:r>
      <w:r w:rsidRPr="00180C7E">
        <w:t xml:space="preserve"> 25(6): 625–629.</w:t>
      </w:r>
    </w:p>
    <w:p w14:paraId="51EB6EC9" w14:textId="77777777" w:rsidR="00180C7E" w:rsidRPr="00180C7E" w:rsidRDefault="00180C7E" w:rsidP="00180C7E">
      <w:pPr>
        <w:widowControl w:val="0"/>
        <w:autoSpaceDE w:val="0"/>
        <w:autoSpaceDN w:val="0"/>
        <w:adjustRightInd w:val="0"/>
      </w:pPr>
      <w:r w:rsidRPr="00180C7E">
        <w:t xml:space="preserve">Leo CG, Sabina S, Tumolo MR, et al. (2021) Burnout Among Healthcare Workers in the COVID 19 Era: A Review of the Existing Literature. </w:t>
      </w:r>
      <w:r w:rsidRPr="00180C7E">
        <w:rPr>
          <w:i/>
          <w:iCs/>
        </w:rPr>
        <w:t>Frontiers in Public Health</w:t>
      </w:r>
      <w:r w:rsidRPr="00180C7E">
        <w:t xml:space="preserve"> 9: 750529. DOI: 10.3389/fpubh.2021.750529.</w:t>
      </w:r>
    </w:p>
    <w:p w14:paraId="5005E890" w14:textId="77777777" w:rsidR="00180C7E" w:rsidRPr="00180C7E" w:rsidRDefault="00180C7E" w:rsidP="00180C7E">
      <w:pPr>
        <w:widowControl w:val="0"/>
        <w:autoSpaceDE w:val="0"/>
        <w:autoSpaceDN w:val="0"/>
        <w:adjustRightInd w:val="0"/>
      </w:pPr>
      <w:r w:rsidRPr="00180C7E">
        <w:t xml:space="preserve">Li Y, Fang J and Zhou C (2019) Work-Related Predictors of Sleep Quality in Chinese Nurses: Testing a Path Analysis Model. </w:t>
      </w:r>
      <w:r w:rsidRPr="00180C7E">
        <w:rPr>
          <w:i/>
          <w:iCs/>
        </w:rPr>
        <w:t>The Journal of Nursing Research</w:t>
      </w:r>
      <w:r w:rsidRPr="00180C7E">
        <w:t xml:space="preserve"> 27(5): e44. DOI: 10.1097/jnr.0000000000000319.</w:t>
      </w:r>
    </w:p>
    <w:p w14:paraId="0DB7CA76" w14:textId="77777777" w:rsidR="00180C7E" w:rsidRPr="00180C7E" w:rsidRDefault="00180C7E" w:rsidP="00180C7E">
      <w:pPr>
        <w:widowControl w:val="0"/>
        <w:autoSpaceDE w:val="0"/>
        <w:autoSpaceDN w:val="0"/>
        <w:adjustRightInd w:val="0"/>
      </w:pPr>
      <w:r w:rsidRPr="00180C7E">
        <w:t xml:space="preserve">Litwiller B, Snyder LA, Taylor WD, et al. (2017) The relationship between sleep and work: A meta-analysis. </w:t>
      </w:r>
      <w:r w:rsidRPr="00180C7E">
        <w:rPr>
          <w:i/>
          <w:iCs/>
        </w:rPr>
        <w:t>The Journal of Applied Psychology</w:t>
      </w:r>
      <w:r w:rsidRPr="00180C7E">
        <w:t xml:space="preserve"> 102(4): 682–699. DOI: 10.1037/apl0000169.</w:t>
      </w:r>
    </w:p>
    <w:p w14:paraId="5EDEC4CA" w14:textId="77777777" w:rsidR="00180C7E" w:rsidRPr="001604DD" w:rsidRDefault="00180C7E" w:rsidP="00180C7E">
      <w:pPr>
        <w:widowControl w:val="0"/>
        <w:autoSpaceDE w:val="0"/>
        <w:autoSpaceDN w:val="0"/>
        <w:adjustRightInd w:val="0"/>
        <w:rPr>
          <w:lang w:val="fr-FR"/>
          <w:rPrChange w:id="37" w:author="Guillaume Fond" w:date="2022-11-28T16:27:00Z">
            <w:rPr/>
          </w:rPrChange>
        </w:rPr>
      </w:pPr>
      <w:r w:rsidRPr="00180C7E">
        <w:t xml:space="preserve">Lucas G, Colson S., Boyer L, et al. (2022) Risk factors for burnout and depression in healthcare workers: The national AMADEUS study protocol. </w:t>
      </w:r>
      <w:r w:rsidRPr="001604DD">
        <w:rPr>
          <w:i/>
          <w:iCs/>
          <w:lang w:val="fr-FR"/>
          <w:rPrChange w:id="38" w:author="Guillaume Fond" w:date="2022-11-28T16:27:00Z">
            <w:rPr>
              <w:i/>
              <w:iCs/>
            </w:rPr>
          </w:rPrChange>
        </w:rPr>
        <w:t>L’</w:t>
      </w:r>
      <w:proofErr w:type="spellStart"/>
      <w:r w:rsidRPr="001604DD">
        <w:rPr>
          <w:i/>
          <w:iCs/>
          <w:lang w:val="fr-FR"/>
          <w:rPrChange w:id="39" w:author="Guillaume Fond" w:date="2022-11-28T16:27:00Z">
            <w:rPr>
              <w:i/>
              <w:iCs/>
            </w:rPr>
          </w:rPrChange>
        </w:rPr>
        <w:t>Encephale</w:t>
      </w:r>
      <w:proofErr w:type="spellEnd"/>
      <w:r w:rsidRPr="001604DD">
        <w:rPr>
          <w:lang w:val="fr-FR"/>
          <w:rPrChange w:id="40" w:author="Guillaume Fond" w:date="2022-11-28T16:27:00Z">
            <w:rPr/>
          </w:rPrChange>
        </w:rPr>
        <w:t xml:space="preserve"> 48(3</w:t>
      </w:r>
      <w:proofErr w:type="gramStart"/>
      <w:r w:rsidRPr="001604DD">
        <w:rPr>
          <w:lang w:val="fr-FR"/>
          <w:rPrChange w:id="41" w:author="Guillaume Fond" w:date="2022-11-28T16:27:00Z">
            <w:rPr/>
          </w:rPrChange>
        </w:rPr>
        <w:t>):</w:t>
      </w:r>
      <w:proofErr w:type="gramEnd"/>
      <w:r w:rsidRPr="001604DD">
        <w:rPr>
          <w:lang w:val="fr-FR"/>
          <w:rPrChange w:id="42" w:author="Guillaume Fond" w:date="2022-11-28T16:27:00Z">
            <w:rPr/>
          </w:rPrChange>
        </w:rPr>
        <w:t xml:space="preserve"> 247–253. </w:t>
      </w:r>
      <w:proofErr w:type="gramStart"/>
      <w:r w:rsidRPr="001604DD">
        <w:rPr>
          <w:lang w:val="fr-FR"/>
          <w:rPrChange w:id="43" w:author="Guillaume Fond" w:date="2022-11-28T16:27:00Z">
            <w:rPr/>
          </w:rPrChange>
        </w:rPr>
        <w:t>DOI:</w:t>
      </w:r>
      <w:proofErr w:type="gramEnd"/>
      <w:r w:rsidRPr="001604DD">
        <w:rPr>
          <w:lang w:val="fr-FR"/>
          <w:rPrChange w:id="44" w:author="Guillaume Fond" w:date="2022-11-28T16:27:00Z">
            <w:rPr/>
          </w:rPrChange>
        </w:rPr>
        <w:t xml:space="preserve"> 10.1016/j.encep.2021.06.001.</w:t>
      </w:r>
    </w:p>
    <w:p w14:paraId="233074DE" w14:textId="77777777" w:rsidR="00180C7E" w:rsidRPr="00180C7E" w:rsidRDefault="00180C7E" w:rsidP="00180C7E">
      <w:pPr>
        <w:widowControl w:val="0"/>
        <w:autoSpaceDE w:val="0"/>
        <w:autoSpaceDN w:val="0"/>
        <w:adjustRightInd w:val="0"/>
      </w:pPr>
      <w:r w:rsidRPr="001604DD">
        <w:rPr>
          <w:lang w:val="fr-FR"/>
          <w:rPrChange w:id="45" w:author="Guillaume Fond" w:date="2022-11-28T16:27:00Z">
            <w:rPr/>
          </w:rPrChange>
        </w:rPr>
        <w:t xml:space="preserve">Lucas G, </w:t>
      </w:r>
      <w:proofErr w:type="spellStart"/>
      <w:r w:rsidRPr="001604DD">
        <w:rPr>
          <w:lang w:val="fr-FR"/>
          <w:rPrChange w:id="46" w:author="Guillaume Fond" w:date="2022-11-28T16:27:00Z">
            <w:rPr/>
          </w:rPrChange>
        </w:rPr>
        <w:t>Colson</w:t>
      </w:r>
      <w:proofErr w:type="spellEnd"/>
      <w:r w:rsidRPr="001604DD">
        <w:rPr>
          <w:lang w:val="fr-FR"/>
          <w:rPrChange w:id="47" w:author="Guillaume Fond" w:date="2022-11-28T16:27:00Z">
            <w:rPr/>
          </w:rPrChange>
        </w:rPr>
        <w:t xml:space="preserve"> Sébastien, Boyer L, et al. </w:t>
      </w:r>
      <w:r w:rsidRPr="00180C7E">
        <w:t xml:space="preserve">(2022) Work environment and mental health in nurse assistants, nurses and health executives: Results from the AMADEUS study. </w:t>
      </w:r>
      <w:r w:rsidRPr="00180C7E">
        <w:rPr>
          <w:i/>
          <w:iCs/>
        </w:rPr>
        <w:t>Journal of Nursing Management</w:t>
      </w:r>
      <w:r w:rsidRPr="00180C7E">
        <w:t>. DOI: 10.1111/jonm.13599.</w:t>
      </w:r>
    </w:p>
    <w:p w14:paraId="15002951" w14:textId="77777777" w:rsidR="00180C7E" w:rsidRPr="00180C7E" w:rsidRDefault="00180C7E" w:rsidP="00180C7E">
      <w:pPr>
        <w:widowControl w:val="0"/>
        <w:autoSpaceDE w:val="0"/>
        <w:autoSpaceDN w:val="0"/>
        <w:adjustRightInd w:val="0"/>
      </w:pPr>
      <w:r w:rsidRPr="00180C7E">
        <w:t xml:space="preserve">Martin-Gill C, Barger LK, Moore CG, et al. (2018) Effects of Napping During Shift Work on Sleepiness and Performance in Emergency Medical Services Personnel and Similar Shift Workers: A Systematic Review and Meta-Analysis. </w:t>
      </w:r>
      <w:r w:rsidRPr="00180C7E">
        <w:rPr>
          <w:i/>
          <w:iCs/>
        </w:rPr>
        <w:t>Prehospital Emergency Care</w:t>
      </w:r>
      <w:r w:rsidRPr="00180C7E">
        <w:t xml:space="preserve"> 22(sup1): 47–57. DOI: 10.1080/10903127.2017.1376136.</w:t>
      </w:r>
    </w:p>
    <w:p w14:paraId="423DB289" w14:textId="77777777" w:rsidR="00180C7E" w:rsidRPr="00180C7E" w:rsidRDefault="00180C7E" w:rsidP="00180C7E">
      <w:pPr>
        <w:widowControl w:val="0"/>
        <w:autoSpaceDE w:val="0"/>
        <w:autoSpaceDN w:val="0"/>
        <w:adjustRightInd w:val="0"/>
      </w:pPr>
      <w:r w:rsidRPr="00180C7E">
        <w:t xml:space="preserve">Marvaldi M, Mallet J, Dubertret C, et al. (2021) Anxiety, depression, trauma-related, and sleep disorders among healthcare workers during the COVID-19 pandemic: A systematic review and meta-analysis. </w:t>
      </w:r>
      <w:r w:rsidRPr="00180C7E">
        <w:rPr>
          <w:i/>
          <w:iCs/>
        </w:rPr>
        <w:t>Neuroscience and Biobehavioral Reviews</w:t>
      </w:r>
      <w:r w:rsidRPr="00180C7E">
        <w:t xml:space="preserve"> 126: 252–264. DOI: 10.1016/j.neubiorev.2021.03.024.</w:t>
      </w:r>
    </w:p>
    <w:p w14:paraId="53F70EC1" w14:textId="77777777" w:rsidR="00180C7E" w:rsidRPr="00180C7E" w:rsidRDefault="00180C7E" w:rsidP="00180C7E">
      <w:pPr>
        <w:widowControl w:val="0"/>
        <w:autoSpaceDE w:val="0"/>
        <w:autoSpaceDN w:val="0"/>
        <w:adjustRightInd w:val="0"/>
      </w:pPr>
      <w:r w:rsidRPr="00180C7E">
        <w:t xml:space="preserve">Maslach C, Schaufeli WB and Leiter MP (2001) Job burnout. </w:t>
      </w:r>
      <w:r w:rsidRPr="00180C7E">
        <w:rPr>
          <w:i/>
          <w:iCs/>
        </w:rPr>
        <w:t>Annual Review of Psychology</w:t>
      </w:r>
      <w:r w:rsidRPr="00180C7E">
        <w:t xml:space="preserve"> 52: 397–422. DOI: 10.1146/annurev.psych.52.1.397.</w:t>
      </w:r>
    </w:p>
    <w:p w14:paraId="47FDEBE9" w14:textId="77777777" w:rsidR="00180C7E" w:rsidRPr="00180C7E" w:rsidRDefault="00180C7E" w:rsidP="00180C7E">
      <w:pPr>
        <w:widowControl w:val="0"/>
        <w:autoSpaceDE w:val="0"/>
        <w:autoSpaceDN w:val="0"/>
        <w:adjustRightInd w:val="0"/>
      </w:pPr>
      <w:r w:rsidRPr="001604DD">
        <w:rPr>
          <w:lang w:val="fr-FR"/>
          <w:rPrChange w:id="48" w:author="Guillaume Fond" w:date="2022-11-28T16:27:00Z">
            <w:rPr/>
          </w:rPrChange>
        </w:rPr>
        <w:lastRenderedPageBreak/>
        <w:t xml:space="preserve">Messiaen M, </w:t>
      </w:r>
      <w:proofErr w:type="spellStart"/>
      <w:r w:rsidRPr="001604DD">
        <w:rPr>
          <w:lang w:val="fr-FR"/>
          <w:rPrChange w:id="49" w:author="Guillaume Fond" w:date="2022-11-28T16:27:00Z">
            <w:rPr/>
          </w:rPrChange>
        </w:rPr>
        <w:t>Duba</w:t>
      </w:r>
      <w:proofErr w:type="spellEnd"/>
      <w:r w:rsidRPr="001604DD">
        <w:rPr>
          <w:lang w:val="fr-FR"/>
          <w:rPrChange w:id="50" w:author="Guillaume Fond" w:date="2022-11-28T16:27:00Z">
            <w:rPr/>
          </w:rPrChange>
        </w:rPr>
        <w:t xml:space="preserve"> A, </w:t>
      </w:r>
      <w:proofErr w:type="spellStart"/>
      <w:r w:rsidRPr="001604DD">
        <w:rPr>
          <w:lang w:val="fr-FR"/>
          <w:rPrChange w:id="51" w:author="Guillaume Fond" w:date="2022-11-28T16:27:00Z">
            <w:rPr/>
          </w:rPrChange>
        </w:rPr>
        <w:t>Boulangeat</w:t>
      </w:r>
      <w:proofErr w:type="spellEnd"/>
      <w:r w:rsidRPr="001604DD">
        <w:rPr>
          <w:lang w:val="fr-FR"/>
          <w:rPrChange w:id="52" w:author="Guillaume Fond" w:date="2022-11-28T16:27:00Z">
            <w:rPr/>
          </w:rPrChange>
        </w:rPr>
        <w:t xml:space="preserve"> C, et al. </w:t>
      </w:r>
      <w:r w:rsidRPr="00180C7E">
        <w:t xml:space="preserve">(2021) Repeated bullying at the workplace in medical students and young doctors: the MESSIAEN national study. </w:t>
      </w:r>
      <w:r w:rsidRPr="00180C7E">
        <w:rPr>
          <w:i/>
          <w:iCs/>
        </w:rPr>
        <w:t>European Archives of Psychiatry and Clinical Neuroscience</w:t>
      </w:r>
      <w:r w:rsidRPr="00180C7E">
        <w:t xml:space="preserve"> 271(6): 1123–1131. DOI: 10.1007/s00406-020-01144-9.</w:t>
      </w:r>
    </w:p>
    <w:p w14:paraId="735035C3" w14:textId="77777777" w:rsidR="00180C7E" w:rsidRPr="00180C7E" w:rsidRDefault="00180C7E" w:rsidP="00180C7E">
      <w:pPr>
        <w:widowControl w:val="0"/>
        <w:autoSpaceDE w:val="0"/>
        <w:autoSpaceDN w:val="0"/>
        <w:adjustRightInd w:val="0"/>
      </w:pPr>
      <w:r w:rsidRPr="00180C7E">
        <w:t xml:space="preserve">Niedhammer I (2002) Psychometric properties of the French version of the Karasek Job Content Questionnaire: a study of the scales of decision latitude, psychological demands, social support, and physical demands in the GAZEL cohort. </w:t>
      </w:r>
      <w:r w:rsidRPr="00180C7E">
        <w:rPr>
          <w:i/>
          <w:iCs/>
        </w:rPr>
        <w:t>International Archives of Occupational and Environmental Health</w:t>
      </w:r>
      <w:r w:rsidRPr="00180C7E">
        <w:t xml:space="preserve"> 75(3): 129–144. DOI: 10.1007/s004200100270.</w:t>
      </w:r>
    </w:p>
    <w:p w14:paraId="672B7E29" w14:textId="77777777" w:rsidR="00180C7E" w:rsidRPr="00180C7E" w:rsidRDefault="00180C7E" w:rsidP="00180C7E">
      <w:pPr>
        <w:widowControl w:val="0"/>
        <w:autoSpaceDE w:val="0"/>
        <w:autoSpaceDN w:val="0"/>
        <w:adjustRightInd w:val="0"/>
      </w:pPr>
      <w:r w:rsidRPr="00180C7E">
        <w:t xml:space="preserve">Niedhammer I, Chastang JF, Gendrey L, et al. (2006) [Psychometric properties of the French version of Karasek’s ‘Job Content Questionnaire’ and its scales measuring psychological pressures, decisional latitude and social support: the results of the SUMER]. </w:t>
      </w:r>
      <w:r w:rsidRPr="00180C7E">
        <w:rPr>
          <w:i/>
          <w:iCs/>
        </w:rPr>
        <w:t>Sante Publique (Vandoeuvre-Les-Nancy, France)</w:t>
      </w:r>
      <w:r w:rsidRPr="00180C7E">
        <w:t xml:space="preserve"> 18(3): 413–427. DOI: 10.3917/spub.063.0413.</w:t>
      </w:r>
    </w:p>
    <w:p w14:paraId="0A93E2B5" w14:textId="77777777" w:rsidR="00180C7E" w:rsidRPr="00180C7E" w:rsidRDefault="00180C7E" w:rsidP="00180C7E">
      <w:pPr>
        <w:widowControl w:val="0"/>
        <w:autoSpaceDE w:val="0"/>
        <w:autoSpaceDN w:val="0"/>
        <w:adjustRightInd w:val="0"/>
      </w:pPr>
      <w:r w:rsidRPr="00180C7E">
        <w:t xml:space="preserve">Ogilvie RP and Patel SR (2017) The epidemiology of sleep and obesity. </w:t>
      </w:r>
      <w:r w:rsidRPr="00180C7E">
        <w:rPr>
          <w:i/>
          <w:iCs/>
        </w:rPr>
        <w:t>Sleep Health</w:t>
      </w:r>
      <w:r w:rsidRPr="00180C7E">
        <w:t xml:space="preserve"> 3(5): 383–388. DOI: 10.1016/j.sleh.2017.07.013.</w:t>
      </w:r>
    </w:p>
    <w:p w14:paraId="666CFE3D" w14:textId="77777777" w:rsidR="00180C7E" w:rsidRPr="00180C7E" w:rsidRDefault="00180C7E" w:rsidP="00180C7E">
      <w:pPr>
        <w:widowControl w:val="0"/>
        <w:autoSpaceDE w:val="0"/>
        <w:autoSpaceDN w:val="0"/>
        <w:adjustRightInd w:val="0"/>
      </w:pPr>
      <w:r w:rsidRPr="00180C7E">
        <w:t xml:space="preserve">Portela LF, Kröning Luna C, Rotenberg L, et al. (2015) Job Strain and Self-Reported Insomnia Symptoms among Nurses: What about the Influence of Emotional Demands and Social Support? </w:t>
      </w:r>
      <w:r w:rsidRPr="00180C7E">
        <w:rPr>
          <w:i/>
          <w:iCs/>
        </w:rPr>
        <w:t>BioMed Research International</w:t>
      </w:r>
      <w:r w:rsidRPr="00180C7E">
        <w:t xml:space="preserve"> 2015: 820610. DOI: 10.1155/2015/820610.</w:t>
      </w:r>
    </w:p>
    <w:p w14:paraId="7E6244BF" w14:textId="77777777" w:rsidR="00180C7E" w:rsidRPr="00180C7E" w:rsidRDefault="00180C7E" w:rsidP="00180C7E">
      <w:pPr>
        <w:widowControl w:val="0"/>
        <w:autoSpaceDE w:val="0"/>
        <w:autoSpaceDN w:val="0"/>
        <w:adjustRightInd w:val="0"/>
      </w:pPr>
      <w:r w:rsidRPr="00180C7E">
        <w:t xml:space="preserve">Rueff B, Crnac J and Darne B (1989) [Detection of alcoholic patients using the systematic CAGE autoquestionnaire. In out patients]. </w:t>
      </w:r>
      <w:r w:rsidRPr="00180C7E">
        <w:rPr>
          <w:i/>
          <w:iCs/>
        </w:rPr>
        <w:t>Presse Medicale (Paris, France: 1983)</w:t>
      </w:r>
      <w:r w:rsidRPr="00180C7E">
        <w:t xml:space="preserve"> 18(33): 1654–1656.</w:t>
      </w:r>
    </w:p>
    <w:p w14:paraId="1AF44462" w14:textId="77777777" w:rsidR="00180C7E" w:rsidRPr="00180C7E" w:rsidRDefault="00180C7E" w:rsidP="00180C7E">
      <w:pPr>
        <w:widowControl w:val="0"/>
        <w:autoSpaceDE w:val="0"/>
        <w:autoSpaceDN w:val="0"/>
        <w:adjustRightInd w:val="0"/>
      </w:pPr>
      <w:r w:rsidRPr="00180C7E">
        <w:t xml:space="preserve">Rydstedt LW and Devereux JJ (2013) Psychosocial Job Strain and Sleep Quality Interaction Leading to Insufficient Recovery. </w:t>
      </w:r>
      <w:r w:rsidRPr="00180C7E">
        <w:rPr>
          <w:i/>
          <w:iCs/>
        </w:rPr>
        <w:t>International Journal of Environmental Research and Public Health</w:t>
      </w:r>
      <w:r w:rsidRPr="00180C7E">
        <w:t xml:space="preserve"> 10(11): 5863–5873. DOI: 10.3390/ijerph10115863.</w:t>
      </w:r>
    </w:p>
    <w:p w14:paraId="27F013C8" w14:textId="77777777" w:rsidR="00180C7E" w:rsidRPr="00180C7E" w:rsidRDefault="00180C7E" w:rsidP="00180C7E">
      <w:pPr>
        <w:widowControl w:val="0"/>
        <w:autoSpaceDE w:val="0"/>
        <w:autoSpaceDN w:val="0"/>
        <w:adjustRightInd w:val="0"/>
      </w:pPr>
      <w:r w:rsidRPr="00180C7E">
        <w:t>Santé Publique France [Public Health France] (2021) CoviPrev : une enquête pour suivre l’évolution des comportements et de la santé mentale pendant l’épidémie de Covid-19 [CoviPrev: a survey to follow the evolution of behaviors and mental health during the Covid-19 outbreak] https://www.santepubliquefrance.fr/etudes-et-enquetes/.</w:t>
      </w:r>
    </w:p>
    <w:p w14:paraId="4033B1A1" w14:textId="77777777" w:rsidR="00180C7E" w:rsidRPr="00180C7E" w:rsidRDefault="00180C7E" w:rsidP="00180C7E">
      <w:pPr>
        <w:widowControl w:val="0"/>
        <w:autoSpaceDE w:val="0"/>
        <w:autoSpaceDN w:val="0"/>
        <w:adjustRightInd w:val="0"/>
      </w:pPr>
      <w:proofErr w:type="spellStart"/>
      <w:r w:rsidRPr="001604DD">
        <w:rPr>
          <w:lang w:val="fr-FR"/>
          <w:rPrChange w:id="53" w:author="Guillaume Fond" w:date="2022-11-28T16:27:00Z">
            <w:rPr/>
          </w:rPrChange>
        </w:rPr>
        <w:t>Simonetti</w:t>
      </w:r>
      <w:proofErr w:type="spellEnd"/>
      <w:r w:rsidRPr="001604DD">
        <w:rPr>
          <w:lang w:val="fr-FR"/>
          <w:rPrChange w:id="54" w:author="Guillaume Fond" w:date="2022-11-28T16:27:00Z">
            <w:rPr/>
          </w:rPrChange>
        </w:rPr>
        <w:t xml:space="preserve"> V, Durante A, </w:t>
      </w:r>
      <w:proofErr w:type="spellStart"/>
      <w:r w:rsidRPr="001604DD">
        <w:rPr>
          <w:lang w:val="fr-FR"/>
          <w:rPrChange w:id="55" w:author="Guillaume Fond" w:date="2022-11-28T16:27:00Z">
            <w:rPr/>
          </w:rPrChange>
        </w:rPr>
        <w:t>Ambrosca</w:t>
      </w:r>
      <w:proofErr w:type="spellEnd"/>
      <w:r w:rsidRPr="001604DD">
        <w:rPr>
          <w:lang w:val="fr-FR"/>
          <w:rPrChange w:id="56" w:author="Guillaume Fond" w:date="2022-11-28T16:27:00Z">
            <w:rPr/>
          </w:rPrChange>
        </w:rPr>
        <w:t xml:space="preserve"> R, et al. </w:t>
      </w:r>
      <w:r w:rsidRPr="00180C7E">
        <w:t xml:space="preserve">(2021) Anxiety, sleep disorders and self‐efficacy among nurses during COVID‐19 pandemic: A large cross‐sectional study. </w:t>
      </w:r>
      <w:r w:rsidRPr="00180C7E">
        <w:rPr>
          <w:i/>
          <w:iCs/>
        </w:rPr>
        <w:t>Journal of Clinical Nursing</w:t>
      </w:r>
      <w:r w:rsidRPr="00180C7E">
        <w:t xml:space="preserve"> 30(9–10): 1360–1371. DOI: 10.1111/jocn.15685.</w:t>
      </w:r>
    </w:p>
    <w:p w14:paraId="1A323C64" w14:textId="77777777" w:rsidR="00180C7E" w:rsidRPr="00180C7E" w:rsidRDefault="00180C7E" w:rsidP="00180C7E">
      <w:pPr>
        <w:widowControl w:val="0"/>
        <w:autoSpaceDE w:val="0"/>
        <w:autoSpaceDN w:val="0"/>
        <w:adjustRightInd w:val="0"/>
      </w:pPr>
      <w:r w:rsidRPr="00180C7E">
        <w:t xml:space="preserve">Stewart NH, Koza A, Dhaon S, et al. (2021) Sleep Disturbances in Frontline Health Care Workers During the COVID-19 Pandemic: Social Media Survey Study. </w:t>
      </w:r>
      <w:r w:rsidRPr="00180C7E">
        <w:rPr>
          <w:i/>
          <w:iCs/>
        </w:rPr>
        <w:t>Journal of Medical Internet Research</w:t>
      </w:r>
      <w:r w:rsidRPr="00180C7E">
        <w:t xml:space="preserve"> 23(5): e27331. DOI: 10.2196/27331.</w:t>
      </w:r>
    </w:p>
    <w:p w14:paraId="14438612" w14:textId="77777777" w:rsidR="00180C7E" w:rsidRPr="00180C7E" w:rsidRDefault="00180C7E" w:rsidP="00180C7E">
      <w:pPr>
        <w:widowControl w:val="0"/>
        <w:autoSpaceDE w:val="0"/>
        <w:autoSpaceDN w:val="0"/>
        <w:adjustRightInd w:val="0"/>
      </w:pPr>
      <w:r w:rsidRPr="00180C7E">
        <w:t xml:space="preserve">Van der Doef M and Maes S (1999) The Job Demand-Control (-Support) Model and psychological well-being: A review of 20 years of empirical research. </w:t>
      </w:r>
      <w:r w:rsidRPr="00180C7E">
        <w:rPr>
          <w:i/>
          <w:iCs/>
        </w:rPr>
        <w:t>Work &amp; Stress</w:t>
      </w:r>
      <w:r w:rsidRPr="00180C7E">
        <w:t xml:space="preserve"> 13(2). Routledge: 87–114. DOI: 10.1080/026783799296084.</w:t>
      </w:r>
    </w:p>
    <w:p w14:paraId="7D7B2DC9" w14:textId="77777777" w:rsidR="00180C7E" w:rsidRPr="00180C7E" w:rsidRDefault="00180C7E" w:rsidP="00180C7E">
      <w:pPr>
        <w:widowControl w:val="0"/>
        <w:autoSpaceDE w:val="0"/>
        <w:autoSpaceDN w:val="0"/>
        <w:adjustRightInd w:val="0"/>
      </w:pPr>
      <w:r w:rsidRPr="00180C7E">
        <w:t xml:space="preserve">Van Laethem M, Beckers DGJ, Kompier MAJ, et al. (2015) Bidirectional relations between work-related stress, sleep quality and perseverative cognition. </w:t>
      </w:r>
      <w:r w:rsidRPr="00180C7E">
        <w:rPr>
          <w:i/>
          <w:iCs/>
        </w:rPr>
        <w:t>Journal of Psychosomatic Research</w:t>
      </w:r>
      <w:r w:rsidRPr="00180C7E">
        <w:t xml:space="preserve"> 79(5): 391–398. DOI: 10.1016/j.jpsychores.2015.08.011.</w:t>
      </w:r>
    </w:p>
    <w:p w14:paraId="799882A2" w14:textId="77777777" w:rsidR="00180C7E" w:rsidRPr="00180C7E" w:rsidRDefault="00180C7E" w:rsidP="00180C7E">
      <w:pPr>
        <w:widowControl w:val="0"/>
        <w:autoSpaceDE w:val="0"/>
        <w:autoSpaceDN w:val="0"/>
        <w:adjustRightInd w:val="0"/>
      </w:pPr>
      <w:r w:rsidRPr="00180C7E">
        <w:t xml:space="preserve">von Elm E, Altman DG, Egger M, et al. (2014) The Strengthening the Reporting of Observational Studies in Epidemiology (STROBE) Statement: guidelines for reporting observational studies. </w:t>
      </w:r>
      <w:r w:rsidRPr="00180C7E">
        <w:rPr>
          <w:i/>
          <w:iCs/>
        </w:rPr>
        <w:t>International Journal of Surgery (London, England)</w:t>
      </w:r>
      <w:r w:rsidRPr="00180C7E">
        <w:t xml:space="preserve"> 12(12): 1495–1499. DOI: 10.1016/j.ijsu.2014.07.013.</w:t>
      </w:r>
    </w:p>
    <w:p w14:paraId="6AD8828D" w14:textId="77777777" w:rsidR="00180C7E" w:rsidRPr="00180C7E" w:rsidRDefault="00180C7E" w:rsidP="00180C7E">
      <w:pPr>
        <w:widowControl w:val="0"/>
        <w:autoSpaceDE w:val="0"/>
        <w:autoSpaceDN w:val="0"/>
        <w:adjustRightInd w:val="0"/>
      </w:pPr>
      <w:r w:rsidRPr="00180C7E">
        <w:t xml:space="preserve">Votaw VR, Geyer R, Rieselbach MM, et al. (2019) The epidemiology of benzodiazepine misuse: A systematic review*. </w:t>
      </w:r>
      <w:r w:rsidRPr="00180C7E">
        <w:rPr>
          <w:i/>
          <w:iCs/>
        </w:rPr>
        <w:t>Drug and alcohol dependence</w:t>
      </w:r>
      <w:r w:rsidRPr="00180C7E">
        <w:t xml:space="preserve"> 200: 95–114. DOI: 10.1016/j.drugalcdep.2019.02.033.</w:t>
      </w:r>
    </w:p>
    <w:p w14:paraId="0F154540" w14:textId="77777777" w:rsidR="00180C7E" w:rsidRPr="00180C7E" w:rsidRDefault="00180C7E" w:rsidP="00180C7E">
      <w:pPr>
        <w:widowControl w:val="0"/>
        <w:autoSpaceDE w:val="0"/>
        <w:autoSpaceDN w:val="0"/>
        <w:adjustRightInd w:val="0"/>
      </w:pPr>
      <w:r w:rsidRPr="00180C7E">
        <w:t xml:space="preserve">Wendsche J, Ghadiri A, Bengsch A, et al. (2017) Antecedents and outcomes of nurses’ rest break organization: A scoping review. </w:t>
      </w:r>
      <w:r w:rsidRPr="00180C7E">
        <w:rPr>
          <w:i/>
          <w:iCs/>
        </w:rPr>
        <w:t>International Journal of Nursing Studies</w:t>
      </w:r>
      <w:r w:rsidRPr="00180C7E">
        <w:t xml:space="preserve"> 75: 65–80. DOI: 10.1016/j.ijnurstu.2017.07.005.</w:t>
      </w:r>
    </w:p>
    <w:p w14:paraId="3E0E5CA0" w14:textId="77777777" w:rsidR="00180C7E" w:rsidRPr="00180C7E" w:rsidRDefault="00180C7E" w:rsidP="00180C7E">
      <w:pPr>
        <w:widowControl w:val="0"/>
        <w:autoSpaceDE w:val="0"/>
        <w:autoSpaceDN w:val="0"/>
        <w:adjustRightInd w:val="0"/>
      </w:pPr>
      <w:r w:rsidRPr="00180C7E">
        <w:lastRenderedPageBreak/>
        <w:t>WHO (2021) Physical activity fact sheet www.who.int.</w:t>
      </w:r>
    </w:p>
    <w:p w14:paraId="48043EB1" w14:textId="77777777" w:rsidR="00180C7E" w:rsidRPr="00180C7E" w:rsidRDefault="00180C7E" w:rsidP="00180C7E">
      <w:pPr>
        <w:widowControl w:val="0"/>
        <w:autoSpaceDE w:val="0"/>
        <w:autoSpaceDN w:val="0"/>
        <w:adjustRightInd w:val="0"/>
      </w:pPr>
      <w:r w:rsidRPr="001604DD">
        <w:rPr>
          <w:lang w:val="fr-FR"/>
          <w:rPrChange w:id="57" w:author="Guillaume Fond" w:date="2022-11-28T16:27:00Z">
            <w:rPr/>
          </w:rPrChange>
        </w:rPr>
        <w:t xml:space="preserve">Zhang Y, </w:t>
      </w:r>
      <w:proofErr w:type="spellStart"/>
      <w:r w:rsidRPr="001604DD">
        <w:rPr>
          <w:lang w:val="fr-FR"/>
          <w:rPrChange w:id="58" w:author="Guillaume Fond" w:date="2022-11-28T16:27:00Z">
            <w:rPr/>
          </w:rPrChange>
        </w:rPr>
        <w:t>Punnett</w:t>
      </w:r>
      <w:proofErr w:type="spellEnd"/>
      <w:r w:rsidRPr="001604DD">
        <w:rPr>
          <w:lang w:val="fr-FR"/>
          <w:rPrChange w:id="59" w:author="Guillaume Fond" w:date="2022-11-28T16:27:00Z">
            <w:rPr/>
          </w:rPrChange>
        </w:rPr>
        <w:t xml:space="preserve"> L, </w:t>
      </w:r>
      <w:proofErr w:type="spellStart"/>
      <w:r w:rsidRPr="001604DD">
        <w:rPr>
          <w:lang w:val="fr-FR"/>
          <w:rPrChange w:id="60" w:author="Guillaume Fond" w:date="2022-11-28T16:27:00Z">
            <w:rPr/>
          </w:rPrChange>
        </w:rPr>
        <w:t>McEnany</w:t>
      </w:r>
      <w:proofErr w:type="spellEnd"/>
      <w:r w:rsidRPr="001604DD">
        <w:rPr>
          <w:lang w:val="fr-FR"/>
          <w:rPrChange w:id="61" w:author="Guillaume Fond" w:date="2022-11-28T16:27:00Z">
            <w:rPr/>
          </w:rPrChange>
        </w:rPr>
        <w:t xml:space="preserve"> GP, et al. </w:t>
      </w:r>
      <w:r w:rsidRPr="00180C7E">
        <w:t xml:space="preserve">(2016) Contributing influences of work environment on sleep quantity and quality of nursing assistants in long-term care facilities: A cross-sectional study. </w:t>
      </w:r>
      <w:r w:rsidRPr="00180C7E">
        <w:rPr>
          <w:i/>
          <w:iCs/>
        </w:rPr>
        <w:t>Geriatric nursing (New York, N.Y.)</w:t>
      </w:r>
      <w:r w:rsidRPr="00180C7E">
        <w:t xml:space="preserve"> 37(1): 13–18. DOI: 10.1016/j.gerinurse.2015.08.010.</w:t>
      </w:r>
    </w:p>
    <w:p w14:paraId="4CE9F2C4" w14:textId="0B2834BF" w:rsidR="005176C3" w:rsidRPr="007F576F" w:rsidRDefault="007C3589" w:rsidP="007C3589">
      <w:pPr>
        <w:rPr>
          <w:rFonts w:asciiTheme="minorHAnsi" w:hAnsiTheme="minorHAnsi" w:cstheme="minorHAnsi"/>
          <w:bCs/>
          <w:sz w:val="22"/>
          <w:szCs w:val="22"/>
        </w:rPr>
      </w:pPr>
      <w:r w:rsidRPr="007F576F">
        <w:rPr>
          <w:rFonts w:asciiTheme="minorHAnsi" w:hAnsiTheme="minorHAnsi" w:cstheme="minorHAnsi"/>
          <w:bCs/>
          <w:sz w:val="22"/>
          <w:szCs w:val="22"/>
        </w:rPr>
        <w:fldChar w:fldCharType="end"/>
      </w:r>
    </w:p>
    <w:p w14:paraId="5723D347" w14:textId="16D31A0C" w:rsidR="007C3589" w:rsidRPr="007F576F" w:rsidRDefault="007C3589" w:rsidP="007C3589">
      <w:pPr>
        <w:jc w:val="both"/>
        <w:rPr>
          <w:rFonts w:asciiTheme="minorHAnsi" w:hAnsiTheme="minorHAnsi" w:cstheme="minorHAnsi"/>
          <w:bCs/>
          <w:color w:val="000000"/>
          <w:sz w:val="22"/>
          <w:szCs w:val="22"/>
        </w:rPr>
      </w:pPr>
      <w:r w:rsidRPr="007F576F">
        <w:rPr>
          <w:bCs/>
        </w:rPr>
        <w:t xml:space="preserve"> </w:t>
      </w:r>
    </w:p>
    <w:p w14:paraId="3E8CD9B3" w14:textId="77777777" w:rsidR="007C3589" w:rsidRPr="007F576F" w:rsidRDefault="007C3589" w:rsidP="007C3589">
      <w:pPr>
        <w:rPr>
          <w:rFonts w:asciiTheme="minorHAnsi" w:hAnsiTheme="minorHAnsi" w:cstheme="minorHAnsi"/>
          <w:bCs/>
          <w:color w:val="000000"/>
          <w:sz w:val="22"/>
          <w:szCs w:val="22"/>
        </w:rPr>
      </w:pPr>
      <w:r w:rsidRPr="007F576F">
        <w:rPr>
          <w:rFonts w:asciiTheme="minorHAnsi" w:hAnsiTheme="minorHAnsi" w:cstheme="minorHAnsi"/>
          <w:bCs/>
          <w:color w:val="000000"/>
          <w:sz w:val="22"/>
          <w:szCs w:val="22"/>
        </w:rPr>
        <w:br w:type="page"/>
      </w:r>
    </w:p>
    <w:p w14:paraId="026E7B0E" w14:textId="146D4215" w:rsidR="003B0AFF" w:rsidRPr="007F576F" w:rsidRDefault="003B0AFF" w:rsidP="003B0AFF">
      <w:pPr>
        <w:jc w:val="both"/>
        <w:rPr>
          <w:rFonts w:asciiTheme="minorHAnsi" w:hAnsiTheme="minorHAnsi" w:cstheme="minorHAnsi"/>
          <w:b/>
          <w:bCs/>
          <w:color w:val="000000"/>
          <w:sz w:val="22"/>
          <w:szCs w:val="22"/>
        </w:rPr>
      </w:pPr>
      <w:r w:rsidRPr="007F576F">
        <w:rPr>
          <w:rFonts w:asciiTheme="minorHAnsi" w:hAnsiTheme="minorHAnsi" w:cstheme="minorHAnsi"/>
          <w:b/>
          <w:bCs/>
          <w:color w:val="000000"/>
          <w:sz w:val="22"/>
          <w:szCs w:val="22"/>
        </w:rPr>
        <w:lastRenderedPageBreak/>
        <w:t>List of tables</w:t>
      </w:r>
    </w:p>
    <w:p w14:paraId="637371AB" w14:textId="77777777" w:rsidR="003B0AFF" w:rsidRPr="007F576F" w:rsidRDefault="003B0AFF" w:rsidP="003B0AFF">
      <w:pP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t>Table 1</w:t>
      </w:r>
      <w:r w:rsidRPr="007F576F">
        <w:rPr>
          <w:rFonts w:asciiTheme="minorHAnsi" w:hAnsiTheme="minorHAnsi" w:cstheme="minorHAnsi"/>
          <w:i/>
          <w:sz w:val="22"/>
          <w:szCs w:val="22"/>
        </w:rPr>
        <w:t xml:space="preserve">. Individual and professional modifiable and non-modifiable factors associated with poor </w:t>
      </w:r>
      <w:proofErr w:type="gramStart"/>
      <w:r w:rsidRPr="007F576F">
        <w:rPr>
          <w:rFonts w:asciiTheme="minorHAnsi" w:hAnsiTheme="minorHAnsi" w:cstheme="minorHAnsi"/>
          <w:i/>
          <w:sz w:val="22"/>
          <w:szCs w:val="22"/>
        </w:rPr>
        <w:t>sleep in</w:t>
      </w:r>
      <w:proofErr w:type="gramEnd"/>
      <w:r w:rsidRPr="007F576F">
        <w:rPr>
          <w:rFonts w:asciiTheme="minorHAnsi" w:hAnsiTheme="minorHAnsi" w:cstheme="minorHAnsi"/>
          <w:i/>
          <w:sz w:val="22"/>
          <w:szCs w:val="22"/>
        </w:rPr>
        <w:t xml:space="preserve"> healthcare workers: univariate analyses.  </w:t>
      </w:r>
    </w:p>
    <w:p w14:paraId="5EDCA60E" w14:textId="77777777" w:rsidR="003B0AFF" w:rsidRPr="007F576F" w:rsidRDefault="003B0AFF" w:rsidP="003B0AFF">
      <w:pP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t>Table 2</w:t>
      </w:r>
      <w:r w:rsidRPr="007F576F">
        <w:rPr>
          <w:rFonts w:asciiTheme="minorHAnsi" w:hAnsiTheme="minorHAnsi" w:cstheme="minorHAnsi"/>
          <w:i/>
          <w:sz w:val="22"/>
          <w:szCs w:val="22"/>
        </w:rPr>
        <w:t xml:space="preserve">. Individual and professional modifiable and non-modifiable factors associated with poor </w:t>
      </w:r>
      <w:proofErr w:type="gramStart"/>
      <w:r w:rsidRPr="007F576F">
        <w:rPr>
          <w:rFonts w:asciiTheme="minorHAnsi" w:hAnsiTheme="minorHAnsi" w:cstheme="minorHAnsi"/>
          <w:i/>
          <w:sz w:val="22"/>
          <w:szCs w:val="22"/>
        </w:rPr>
        <w:t>sleep in</w:t>
      </w:r>
      <w:proofErr w:type="gramEnd"/>
      <w:r w:rsidRPr="007F576F">
        <w:rPr>
          <w:rFonts w:asciiTheme="minorHAnsi" w:hAnsiTheme="minorHAnsi" w:cstheme="minorHAnsi"/>
          <w:i/>
          <w:sz w:val="22"/>
          <w:szCs w:val="22"/>
        </w:rPr>
        <w:t xml:space="preserve"> healthcare workers: summary of multivariate analyses.  </w:t>
      </w:r>
    </w:p>
    <w:p w14:paraId="51DB5E5F" w14:textId="77777777" w:rsidR="003B0AFF" w:rsidRPr="007F576F" w:rsidRDefault="003B0AFF" w:rsidP="003B0AFF">
      <w:pPr>
        <w:rPr>
          <w:rFonts w:asciiTheme="minorHAnsi" w:hAnsiTheme="minorHAnsi" w:cstheme="minorHAnsi"/>
          <w:b/>
          <w:bCs/>
          <w:color w:val="000000"/>
          <w:sz w:val="22"/>
          <w:szCs w:val="22"/>
        </w:rPr>
      </w:pPr>
    </w:p>
    <w:p w14:paraId="67C042F1" w14:textId="77777777" w:rsidR="003B0AFF" w:rsidRPr="007F576F" w:rsidRDefault="003B0AFF" w:rsidP="003B0AFF">
      <w:pPr>
        <w:pStyle w:val="NormalWeb"/>
        <w:spacing w:before="0" w:beforeAutospacing="0" w:after="0" w:afterAutospacing="0"/>
        <w:rPr>
          <w:rFonts w:asciiTheme="minorHAnsi" w:hAnsiTheme="minorHAnsi" w:cstheme="minorHAnsi"/>
          <w:b/>
          <w:bCs/>
          <w:color w:val="000000" w:themeColor="text1"/>
          <w:sz w:val="22"/>
          <w:szCs w:val="22"/>
        </w:rPr>
      </w:pPr>
      <w:r w:rsidRPr="007F576F">
        <w:rPr>
          <w:rFonts w:asciiTheme="minorHAnsi" w:hAnsiTheme="minorHAnsi" w:cstheme="minorHAnsi"/>
          <w:b/>
          <w:bCs/>
          <w:color w:val="000000" w:themeColor="text1"/>
          <w:sz w:val="22"/>
          <w:szCs w:val="22"/>
        </w:rPr>
        <w:t>List of figures</w:t>
      </w:r>
    </w:p>
    <w:p w14:paraId="55D50EFC" w14:textId="77777777" w:rsidR="003B0AFF" w:rsidRPr="007F576F" w:rsidRDefault="003B0AFF" w:rsidP="003B0AFF">
      <w:pP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t>Figure 1</w:t>
      </w:r>
      <w:r w:rsidRPr="007F576F">
        <w:rPr>
          <w:rFonts w:asciiTheme="minorHAnsi" w:hAnsiTheme="minorHAnsi" w:cstheme="minorHAnsi"/>
          <w:i/>
          <w:sz w:val="22"/>
          <w:szCs w:val="22"/>
        </w:rPr>
        <w:t>. Adjusted associations between individual and professional factors and poor sleep</w:t>
      </w:r>
      <w:r w:rsidRPr="007F576F" w:rsidDel="001F7F89">
        <w:rPr>
          <w:rFonts w:asciiTheme="minorHAnsi" w:hAnsiTheme="minorHAnsi" w:cstheme="minorHAnsi"/>
          <w:i/>
          <w:sz w:val="22"/>
          <w:szCs w:val="22"/>
        </w:rPr>
        <w:t xml:space="preserve"> </w:t>
      </w:r>
    </w:p>
    <w:p w14:paraId="69ACC7EA" w14:textId="77777777" w:rsidR="003B0AFF" w:rsidRPr="007F576F" w:rsidRDefault="003B0AFF" w:rsidP="003B0AFF">
      <w:pP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t>Figure 2</w:t>
      </w:r>
      <w:r w:rsidRPr="007F576F">
        <w:rPr>
          <w:rFonts w:asciiTheme="minorHAnsi" w:hAnsiTheme="minorHAnsi" w:cstheme="minorHAnsi"/>
          <w:i/>
          <w:sz w:val="22"/>
          <w:szCs w:val="22"/>
        </w:rPr>
        <w:t>. Adjusted associations between individual and professional factors and each sleep dimension</w:t>
      </w:r>
    </w:p>
    <w:p w14:paraId="247E4B34" w14:textId="77777777" w:rsidR="003B0AFF" w:rsidRPr="007F576F" w:rsidRDefault="003B0AFF" w:rsidP="003B0AFF">
      <w:pPr>
        <w:rPr>
          <w:rFonts w:asciiTheme="minorHAnsi" w:hAnsiTheme="minorHAnsi" w:cstheme="minorHAnsi"/>
          <w:i/>
          <w:color w:val="5B9BD5" w:themeColor="accent1"/>
          <w:sz w:val="22"/>
          <w:szCs w:val="22"/>
        </w:rPr>
      </w:pPr>
      <w:r w:rsidRPr="007F576F">
        <w:rPr>
          <w:rFonts w:asciiTheme="minorHAnsi" w:hAnsiTheme="minorHAnsi" w:cstheme="minorHAnsi"/>
          <w:i/>
          <w:color w:val="5B9BD5" w:themeColor="accent1"/>
          <w:sz w:val="22"/>
          <w:szCs w:val="22"/>
        </w:rPr>
        <w:t>Figure 3</w:t>
      </w:r>
      <w:r w:rsidRPr="007F576F">
        <w:rPr>
          <w:rFonts w:asciiTheme="minorHAnsi" w:hAnsiTheme="minorHAnsi" w:cstheme="minorHAnsi"/>
          <w:i/>
          <w:sz w:val="22"/>
          <w:szCs w:val="22"/>
        </w:rPr>
        <w:t>. Adjusted associations between poor sleep and individual and professional factors according to professional activity</w:t>
      </w:r>
      <w:r w:rsidRPr="007F576F">
        <w:rPr>
          <w:rFonts w:asciiTheme="minorHAnsi" w:hAnsiTheme="minorHAnsi" w:cstheme="minorHAnsi"/>
          <w:i/>
          <w:color w:val="5B9BD5" w:themeColor="accent1"/>
          <w:sz w:val="22"/>
          <w:szCs w:val="22"/>
        </w:rPr>
        <w:t xml:space="preserve"> </w:t>
      </w:r>
    </w:p>
    <w:p w14:paraId="57B2F0BC" w14:textId="77777777" w:rsidR="007A12BE" w:rsidRPr="007F576F" w:rsidRDefault="007A12BE">
      <w:pPr>
        <w:rPr>
          <w:rFonts w:asciiTheme="minorHAnsi" w:eastAsia="Arial Unicode MS" w:hAnsiTheme="minorHAnsi" w:cstheme="minorHAnsi"/>
          <w:b/>
          <w:bCs/>
          <w:color w:val="000000" w:themeColor="text1"/>
          <w:sz w:val="22"/>
          <w:szCs w:val="22"/>
        </w:rPr>
      </w:pPr>
      <w:r w:rsidRPr="007F576F">
        <w:rPr>
          <w:rFonts w:asciiTheme="minorHAnsi" w:eastAsia="Arial Unicode MS" w:hAnsiTheme="minorHAnsi" w:cstheme="minorHAnsi"/>
          <w:b/>
          <w:bCs/>
          <w:color w:val="000000" w:themeColor="text1"/>
          <w:sz w:val="22"/>
          <w:szCs w:val="22"/>
        </w:rPr>
        <w:br w:type="page"/>
      </w:r>
    </w:p>
    <w:p w14:paraId="33BD8675" w14:textId="35D56C92" w:rsidR="003B0AFF" w:rsidRPr="007F576F" w:rsidRDefault="003B0AFF" w:rsidP="003B0AFF">
      <w:pPr>
        <w:rPr>
          <w:rFonts w:asciiTheme="minorHAnsi" w:hAnsiTheme="minorHAnsi" w:cstheme="minorHAnsi"/>
          <w:iCs/>
          <w:sz w:val="22"/>
          <w:szCs w:val="22"/>
        </w:rPr>
      </w:pPr>
      <w:r w:rsidRPr="007F576F">
        <w:rPr>
          <w:rFonts w:asciiTheme="minorHAnsi" w:hAnsiTheme="minorHAnsi" w:cstheme="minorHAnsi"/>
          <w:iCs/>
          <w:color w:val="5B9BD5" w:themeColor="accent1"/>
          <w:sz w:val="22"/>
          <w:szCs w:val="22"/>
        </w:rPr>
        <w:lastRenderedPageBreak/>
        <w:t>Table 1</w:t>
      </w:r>
      <w:r w:rsidRPr="007F576F">
        <w:rPr>
          <w:rFonts w:asciiTheme="minorHAnsi" w:hAnsiTheme="minorHAnsi" w:cstheme="minorHAnsi"/>
          <w:iCs/>
          <w:sz w:val="22"/>
          <w:szCs w:val="22"/>
        </w:rPr>
        <w:t xml:space="preserve">. Individual and professional modifiable and non-modifiable factors associated with poor </w:t>
      </w:r>
      <w:proofErr w:type="gramStart"/>
      <w:r w:rsidRPr="007F576F">
        <w:rPr>
          <w:rFonts w:asciiTheme="minorHAnsi" w:hAnsiTheme="minorHAnsi" w:cstheme="minorHAnsi"/>
          <w:iCs/>
          <w:sz w:val="22"/>
          <w:szCs w:val="22"/>
        </w:rPr>
        <w:t>sleep in</w:t>
      </w:r>
      <w:proofErr w:type="gramEnd"/>
      <w:r w:rsidRPr="007F576F">
        <w:rPr>
          <w:rFonts w:asciiTheme="minorHAnsi" w:hAnsiTheme="minorHAnsi" w:cstheme="minorHAnsi"/>
          <w:iCs/>
          <w:sz w:val="22"/>
          <w:szCs w:val="22"/>
        </w:rPr>
        <w:t xml:space="preserve"> healthcare workers: univariate analyses.  </w:t>
      </w:r>
    </w:p>
    <w:p w14:paraId="08DC124B" w14:textId="77777777" w:rsidR="003B0AFF" w:rsidRPr="007F576F" w:rsidRDefault="003B0AFF" w:rsidP="003B0AFF">
      <w:pPr>
        <w:rPr>
          <w:rFonts w:asciiTheme="minorHAnsi" w:hAnsiTheme="minorHAnsi" w:cstheme="minorHAnsi"/>
          <w:iCs/>
          <w:sz w:val="22"/>
          <w:szCs w:val="22"/>
        </w:rPr>
      </w:pPr>
    </w:p>
    <w:tbl>
      <w:tblPr>
        <w:tblW w:w="10270"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461"/>
        <w:gridCol w:w="1635"/>
        <w:gridCol w:w="1541"/>
        <w:gridCol w:w="1641"/>
        <w:gridCol w:w="992"/>
      </w:tblGrid>
      <w:tr w:rsidR="003B0AFF" w:rsidRPr="007F576F" w14:paraId="77B7F50E" w14:textId="77777777" w:rsidTr="006834F8">
        <w:trPr>
          <w:trHeight w:val="20"/>
          <w:jc w:val="center"/>
        </w:trPr>
        <w:tc>
          <w:tcPr>
            <w:tcW w:w="4461" w:type="dxa"/>
            <w:vMerge w:val="restart"/>
            <w:tcBorders>
              <w:top w:val="single" w:sz="4" w:space="0" w:color="auto"/>
            </w:tcBorders>
            <w:shd w:val="clear" w:color="auto" w:fill="F2F2F2" w:themeFill="background1" w:themeFillShade="F2"/>
            <w:tcMar>
              <w:top w:w="100" w:type="dxa"/>
              <w:left w:w="100" w:type="dxa"/>
              <w:bottom w:w="100" w:type="dxa"/>
              <w:right w:w="100" w:type="dxa"/>
            </w:tcMar>
            <w:vAlign w:val="center"/>
          </w:tcPr>
          <w:p w14:paraId="7DB68E46" w14:textId="77777777" w:rsidR="003B0AFF" w:rsidRPr="007F576F" w:rsidRDefault="003B0AFF" w:rsidP="006834F8">
            <w:pPr>
              <w:rPr>
                <w:rFonts w:asciiTheme="minorHAnsi" w:hAnsiTheme="minorHAnsi" w:cstheme="minorHAnsi"/>
                <w:sz w:val="22"/>
                <w:szCs w:val="22"/>
              </w:rPr>
            </w:pPr>
            <w:r w:rsidRPr="007F576F">
              <w:rPr>
                <w:rFonts w:asciiTheme="minorHAnsi" w:hAnsiTheme="minorHAnsi" w:cstheme="minorHAnsi"/>
                <w:sz w:val="22"/>
                <w:szCs w:val="22"/>
              </w:rPr>
              <w:t>Variables</w:t>
            </w:r>
          </w:p>
        </w:tc>
        <w:tc>
          <w:tcPr>
            <w:tcW w:w="1635" w:type="dxa"/>
            <w:vMerge w:val="restart"/>
            <w:tcBorders>
              <w:top w:val="single" w:sz="4" w:space="0" w:color="auto"/>
            </w:tcBorders>
            <w:shd w:val="clear" w:color="auto" w:fill="F2F2F2" w:themeFill="background1" w:themeFillShade="F2"/>
            <w:tcMar>
              <w:top w:w="100" w:type="dxa"/>
              <w:left w:w="100" w:type="dxa"/>
              <w:bottom w:w="100" w:type="dxa"/>
              <w:right w:w="100" w:type="dxa"/>
            </w:tcMar>
            <w:vAlign w:val="center"/>
          </w:tcPr>
          <w:p w14:paraId="5F7D1B20" w14:textId="77777777" w:rsidR="003B0AFF" w:rsidRPr="007F576F" w:rsidRDefault="003B0AFF" w:rsidP="006834F8">
            <w:pPr>
              <w:jc w:val="center"/>
              <w:rPr>
                <w:rFonts w:asciiTheme="minorHAnsi" w:hAnsiTheme="minorHAnsi" w:cstheme="minorHAnsi"/>
                <w:color w:val="000000"/>
                <w:sz w:val="22"/>
                <w:szCs w:val="22"/>
              </w:rPr>
            </w:pPr>
            <w:r w:rsidRPr="007F576F">
              <w:rPr>
                <w:rFonts w:asciiTheme="minorHAnsi" w:hAnsiTheme="minorHAnsi" w:cstheme="minorHAnsi"/>
                <w:color w:val="000000"/>
                <w:sz w:val="22"/>
                <w:szCs w:val="22"/>
              </w:rPr>
              <w:t>Total</w:t>
            </w:r>
          </w:p>
        </w:tc>
        <w:tc>
          <w:tcPr>
            <w:tcW w:w="1541" w:type="dxa"/>
            <w:tcBorders>
              <w:top w:val="single" w:sz="4" w:space="0" w:color="auto"/>
              <w:bottom w:val="single" w:sz="4" w:space="0" w:color="auto"/>
            </w:tcBorders>
            <w:shd w:val="clear" w:color="auto" w:fill="F2F2F2" w:themeFill="background1" w:themeFillShade="F2"/>
            <w:tcMar>
              <w:top w:w="100" w:type="dxa"/>
              <w:left w:w="100" w:type="dxa"/>
              <w:bottom w:w="100" w:type="dxa"/>
              <w:right w:w="100" w:type="dxa"/>
            </w:tcMar>
            <w:vAlign w:val="center"/>
          </w:tcPr>
          <w:p w14:paraId="5D8672AA" w14:textId="0FBCF71F" w:rsidR="003B0AFF" w:rsidRPr="007F576F" w:rsidRDefault="003B0AFF" w:rsidP="006834F8">
            <w:pPr>
              <w:jc w:val="center"/>
              <w:rPr>
                <w:rFonts w:asciiTheme="minorHAnsi" w:hAnsiTheme="minorHAnsi" w:cstheme="minorHAnsi"/>
                <w:color w:val="000000"/>
                <w:sz w:val="22"/>
                <w:szCs w:val="22"/>
              </w:rPr>
            </w:pPr>
            <w:r w:rsidRPr="007F576F">
              <w:rPr>
                <w:rFonts w:asciiTheme="minorHAnsi" w:hAnsiTheme="minorHAnsi" w:cstheme="minorHAnsi"/>
                <w:color w:val="000000"/>
                <w:sz w:val="22"/>
                <w:szCs w:val="22"/>
              </w:rPr>
              <w:t>Poor sleep</w:t>
            </w:r>
            <w:r w:rsidR="007C3589" w:rsidRPr="007F576F">
              <w:rPr>
                <w:rFonts w:asciiTheme="minorHAnsi" w:hAnsiTheme="minorHAnsi" w:cstheme="minorHAnsi"/>
                <w:color w:val="000000"/>
                <w:sz w:val="22"/>
                <w:szCs w:val="22"/>
              </w:rPr>
              <w:t>†</w:t>
            </w:r>
          </w:p>
        </w:tc>
        <w:tc>
          <w:tcPr>
            <w:tcW w:w="1641" w:type="dxa"/>
            <w:tcBorders>
              <w:top w:val="single" w:sz="4" w:space="0" w:color="auto"/>
              <w:bottom w:val="single" w:sz="4" w:space="0" w:color="auto"/>
            </w:tcBorders>
            <w:shd w:val="clear" w:color="auto" w:fill="F2F2F2" w:themeFill="background1" w:themeFillShade="F2"/>
            <w:vAlign w:val="center"/>
          </w:tcPr>
          <w:p w14:paraId="09E9CE02" w14:textId="4D0BD8E4" w:rsidR="003B0AFF" w:rsidRPr="007F576F" w:rsidRDefault="003B0AFF" w:rsidP="006834F8">
            <w:pPr>
              <w:jc w:val="center"/>
              <w:rPr>
                <w:rFonts w:asciiTheme="minorHAnsi" w:hAnsiTheme="minorHAnsi" w:cstheme="minorHAnsi"/>
                <w:color w:val="000000"/>
                <w:sz w:val="22"/>
                <w:szCs w:val="22"/>
              </w:rPr>
            </w:pPr>
            <w:r w:rsidRPr="007F576F">
              <w:rPr>
                <w:rFonts w:asciiTheme="minorHAnsi" w:hAnsiTheme="minorHAnsi" w:cstheme="minorHAnsi"/>
                <w:color w:val="000000"/>
                <w:sz w:val="22"/>
                <w:szCs w:val="22"/>
              </w:rPr>
              <w:t>Good sleep</w:t>
            </w:r>
            <w:r w:rsidR="007C3589" w:rsidRPr="007F576F">
              <w:rPr>
                <w:rFonts w:asciiTheme="minorHAnsi" w:hAnsiTheme="minorHAnsi" w:cstheme="minorHAnsi"/>
                <w:color w:val="000000"/>
                <w:sz w:val="22"/>
                <w:szCs w:val="22"/>
              </w:rPr>
              <w:t>†</w:t>
            </w:r>
          </w:p>
        </w:tc>
        <w:tc>
          <w:tcPr>
            <w:tcW w:w="992" w:type="dxa"/>
            <w:vMerge w:val="restart"/>
            <w:tcBorders>
              <w:top w:val="single" w:sz="4" w:space="0" w:color="auto"/>
            </w:tcBorders>
            <w:shd w:val="clear" w:color="auto" w:fill="F2F2F2" w:themeFill="background1" w:themeFillShade="F2"/>
            <w:vAlign w:val="center"/>
          </w:tcPr>
          <w:p w14:paraId="6990EBEE" w14:textId="77777777" w:rsidR="003B0AFF" w:rsidRPr="007F576F" w:rsidRDefault="003B0AFF" w:rsidP="006834F8">
            <w:pPr>
              <w:jc w:val="center"/>
              <w:rPr>
                <w:rFonts w:asciiTheme="minorHAnsi" w:hAnsiTheme="minorHAnsi" w:cstheme="minorHAnsi"/>
                <w:color w:val="000000"/>
                <w:sz w:val="22"/>
                <w:szCs w:val="22"/>
              </w:rPr>
            </w:pPr>
            <w:r w:rsidRPr="007F576F">
              <w:rPr>
                <w:rFonts w:asciiTheme="minorHAnsi" w:hAnsiTheme="minorHAnsi" w:cstheme="minorHAnsi"/>
                <w:color w:val="000000"/>
                <w:sz w:val="22"/>
                <w:szCs w:val="22"/>
              </w:rPr>
              <w:t>p</w:t>
            </w:r>
          </w:p>
        </w:tc>
      </w:tr>
      <w:tr w:rsidR="003B0AFF" w:rsidRPr="007F576F" w14:paraId="314E86BE" w14:textId="77777777" w:rsidTr="006834F8">
        <w:trPr>
          <w:trHeight w:val="20"/>
          <w:jc w:val="center"/>
        </w:trPr>
        <w:tc>
          <w:tcPr>
            <w:tcW w:w="4461" w:type="dxa"/>
            <w:vMerge/>
            <w:tcBorders>
              <w:bottom w:val="single" w:sz="4" w:space="0" w:color="auto"/>
            </w:tcBorders>
            <w:shd w:val="clear" w:color="auto" w:fill="F2F2F2" w:themeFill="background1" w:themeFillShade="F2"/>
            <w:tcMar>
              <w:top w:w="100" w:type="dxa"/>
              <w:left w:w="100" w:type="dxa"/>
              <w:bottom w:w="100" w:type="dxa"/>
              <w:right w:w="100" w:type="dxa"/>
            </w:tcMar>
            <w:vAlign w:val="center"/>
          </w:tcPr>
          <w:p w14:paraId="674113FE" w14:textId="77777777" w:rsidR="003B0AFF" w:rsidRPr="007F576F" w:rsidRDefault="003B0AFF" w:rsidP="006834F8">
            <w:pPr>
              <w:rPr>
                <w:rFonts w:asciiTheme="minorHAnsi" w:hAnsiTheme="minorHAnsi" w:cstheme="minorHAnsi"/>
                <w:sz w:val="22"/>
                <w:szCs w:val="22"/>
              </w:rPr>
            </w:pPr>
          </w:p>
        </w:tc>
        <w:tc>
          <w:tcPr>
            <w:tcW w:w="1635" w:type="dxa"/>
            <w:vMerge/>
            <w:tcBorders>
              <w:bottom w:val="single" w:sz="4" w:space="0" w:color="auto"/>
            </w:tcBorders>
            <w:shd w:val="clear" w:color="auto" w:fill="F2F2F2" w:themeFill="background1" w:themeFillShade="F2"/>
            <w:tcMar>
              <w:top w:w="100" w:type="dxa"/>
              <w:left w:w="100" w:type="dxa"/>
              <w:bottom w:w="100" w:type="dxa"/>
              <w:right w:w="100" w:type="dxa"/>
            </w:tcMar>
            <w:vAlign w:val="center"/>
          </w:tcPr>
          <w:p w14:paraId="46A8E57E" w14:textId="77777777" w:rsidR="003B0AFF" w:rsidRPr="007F576F" w:rsidRDefault="003B0AFF" w:rsidP="006834F8">
            <w:pPr>
              <w:jc w:val="center"/>
              <w:rPr>
                <w:rFonts w:asciiTheme="minorHAnsi" w:hAnsiTheme="minorHAnsi" w:cstheme="minorHAnsi"/>
                <w:color w:val="000000"/>
                <w:sz w:val="22"/>
                <w:szCs w:val="22"/>
              </w:rPr>
            </w:pPr>
          </w:p>
        </w:tc>
        <w:tc>
          <w:tcPr>
            <w:tcW w:w="1541" w:type="dxa"/>
            <w:tcBorders>
              <w:top w:val="single" w:sz="4" w:space="0" w:color="auto"/>
              <w:bottom w:val="single" w:sz="4" w:space="0" w:color="auto"/>
            </w:tcBorders>
            <w:shd w:val="clear" w:color="auto" w:fill="F2F2F2" w:themeFill="background1" w:themeFillShade="F2"/>
            <w:tcMar>
              <w:top w:w="100" w:type="dxa"/>
              <w:left w:w="100" w:type="dxa"/>
              <w:bottom w:w="100" w:type="dxa"/>
              <w:right w:w="100" w:type="dxa"/>
            </w:tcMar>
            <w:vAlign w:val="center"/>
          </w:tcPr>
          <w:p w14:paraId="5878F407" w14:textId="77777777" w:rsidR="003B0AFF" w:rsidRPr="007F576F" w:rsidRDefault="003B0AFF" w:rsidP="006834F8">
            <w:pPr>
              <w:jc w:val="center"/>
              <w:rPr>
                <w:rFonts w:asciiTheme="minorHAnsi" w:hAnsiTheme="minorHAnsi" w:cstheme="minorHAnsi"/>
                <w:color w:val="000000"/>
                <w:sz w:val="22"/>
                <w:szCs w:val="22"/>
              </w:rPr>
            </w:pPr>
            <w:r w:rsidRPr="007F576F">
              <w:rPr>
                <w:rFonts w:asciiTheme="minorHAnsi" w:hAnsiTheme="minorHAnsi" w:cstheme="minorHAnsi"/>
                <w:color w:val="000000"/>
                <w:sz w:val="22"/>
                <w:szCs w:val="22"/>
              </w:rPr>
              <w:t>n (%)</w:t>
            </w:r>
          </w:p>
        </w:tc>
        <w:tc>
          <w:tcPr>
            <w:tcW w:w="1641" w:type="dxa"/>
            <w:tcBorders>
              <w:top w:val="single" w:sz="4" w:space="0" w:color="auto"/>
              <w:bottom w:val="single" w:sz="4" w:space="0" w:color="auto"/>
            </w:tcBorders>
            <w:shd w:val="clear" w:color="auto" w:fill="F2F2F2" w:themeFill="background1" w:themeFillShade="F2"/>
          </w:tcPr>
          <w:p w14:paraId="3336A7E8" w14:textId="77777777" w:rsidR="003B0AFF" w:rsidRPr="007F576F" w:rsidRDefault="003B0AFF" w:rsidP="006834F8">
            <w:pPr>
              <w:jc w:val="center"/>
              <w:rPr>
                <w:rFonts w:asciiTheme="minorHAnsi" w:hAnsiTheme="minorHAnsi" w:cstheme="minorHAnsi"/>
                <w:color w:val="000000"/>
                <w:sz w:val="22"/>
                <w:szCs w:val="22"/>
              </w:rPr>
            </w:pPr>
            <w:r w:rsidRPr="007F576F">
              <w:rPr>
                <w:rFonts w:asciiTheme="minorHAnsi" w:hAnsiTheme="minorHAnsi" w:cstheme="minorHAnsi"/>
                <w:color w:val="000000"/>
                <w:sz w:val="22"/>
                <w:szCs w:val="22"/>
              </w:rPr>
              <w:t>n (%)</w:t>
            </w:r>
          </w:p>
        </w:tc>
        <w:tc>
          <w:tcPr>
            <w:tcW w:w="992" w:type="dxa"/>
            <w:vMerge/>
            <w:tcBorders>
              <w:bottom w:val="single" w:sz="4" w:space="0" w:color="auto"/>
            </w:tcBorders>
            <w:shd w:val="clear" w:color="auto" w:fill="F2F2F2" w:themeFill="background1" w:themeFillShade="F2"/>
            <w:vAlign w:val="center"/>
          </w:tcPr>
          <w:p w14:paraId="52D43051" w14:textId="77777777" w:rsidR="003B0AFF" w:rsidRPr="007F576F" w:rsidRDefault="003B0AFF" w:rsidP="006834F8">
            <w:pPr>
              <w:jc w:val="center"/>
              <w:rPr>
                <w:rFonts w:asciiTheme="minorHAnsi" w:hAnsiTheme="minorHAnsi" w:cstheme="minorHAnsi"/>
                <w:color w:val="000000"/>
                <w:sz w:val="22"/>
                <w:szCs w:val="22"/>
              </w:rPr>
            </w:pPr>
          </w:p>
        </w:tc>
      </w:tr>
      <w:tr w:rsidR="003B0AFF" w:rsidRPr="007F576F" w14:paraId="21262867" w14:textId="77777777" w:rsidTr="006834F8">
        <w:trPr>
          <w:trHeight w:val="14"/>
          <w:jc w:val="center"/>
        </w:trPr>
        <w:tc>
          <w:tcPr>
            <w:tcW w:w="4461" w:type="dxa"/>
            <w:tcBorders>
              <w:top w:val="single" w:sz="4" w:space="0" w:color="auto"/>
              <w:bottom w:val="single" w:sz="4" w:space="0" w:color="auto"/>
            </w:tcBorders>
            <w:tcMar>
              <w:top w:w="100" w:type="dxa"/>
              <w:left w:w="100" w:type="dxa"/>
              <w:bottom w:w="100" w:type="dxa"/>
              <w:right w:w="100" w:type="dxa"/>
            </w:tcMar>
          </w:tcPr>
          <w:p w14:paraId="2C93EF68"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All</w:t>
            </w:r>
          </w:p>
        </w:tc>
        <w:tc>
          <w:tcPr>
            <w:tcW w:w="1635" w:type="dxa"/>
            <w:tcBorders>
              <w:top w:val="single" w:sz="4" w:space="0" w:color="auto"/>
              <w:bottom w:val="single" w:sz="4" w:space="0" w:color="auto"/>
            </w:tcBorders>
            <w:tcMar>
              <w:top w:w="100" w:type="dxa"/>
              <w:left w:w="100" w:type="dxa"/>
              <w:bottom w:w="100" w:type="dxa"/>
              <w:right w:w="100" w:type="dxa"/>
            </w:tcMar>
          </w:tcPr>
          <w:p w14:paraId="42542E17"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10,087</w:t>
            </w:r>
          </w:p>
        </w:tc>
        <w:tc>
          <w:tcPr>
            <w:tcW w:w="1541" w:type="dxa"/>
            <w:tcBorders>
              <w:top w:val="single" w:sz="4" w:space="0" w:color="auto"/>
              <w:bottom w:val="single" w:sz="4" w:space="0" w:color="auto"/>
            </w:tcBorders>
            <w:tcMar>
              <w:top w:w="100" w:type="dxa"/>
              <w:left w:w="100" w:type="dxa"/>
              <w:bottom w:w="100" w:type="dxa"/>
              <w:right w:w="100" w:type="dxa"/>
            </w:tcMar>
          </w:tcPr>
          <w:p w14:paraId="327902DF"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6540 (64.8%)</w:t>
            </w:r>
          </w:p>
        </w:tc>
        <w:tc>
          <w:tcPr>
            <w:tcW w:w="1641" w:type="dxa"/>
            <w:tcBorders>
              <w:top w:val="single" w:sz="4" w:space="0" w:color="auto"/>
              <w:bottom w:val="single" w:sz="4" w:space="0" w:color="auto"/>
            </w:tcBorders>
          </w:tcPr>
          <w:p w14:paraId="676FE8AB"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3547 (35.2%)</w:t>
            </w:r>
          </w:p>
        </w:tc>
        <w:tc>
          <w:tcPr>
            <w:tcW w:w="992" w:type="dxa"/>
            <w:tcBorders>
              <w:top w:val="single" w:sz="4" w:space="0" w:color="auto"/>
              <w:bottom w:val="single" w:sz="4" w:space="0" w:color="auto"/>
            </w:tcBorders>
          </w:tcPr>
          <w:p w14:paraId="4B3DE926" w14:textId="77777777" w:rsidR="003B0AFF" w:rsidRPr="007F576F" w:rsidRDefault="003B0AFF" w:rsidP="006834F8">
            <w:pPr>
              <w:jc w:val="center"/>
              <w:rPr>
                <w:rFonts w:asciiTheme="minorHAnsi" w:hAnsiTheme="minorHAnsi" w:cstheme="minorHAnsi"/>
                <w:color w:val="000000"/>
                <w:sz w:val="20"/>
                <w:szCs w:val="20"/>
              </w:rPr>
            </w:pPr>
          </w:p>
        </w:tc>
      </w:tr>
      <w:tr w:rsidR="003B0AFF" w:rsidRPr="007F576F" w14:paraId="4EE2475E" w14:textId="77777777" w:rsidTr="006834F8">
        <w:trPr>
          <w:trHeight w:val="14"/>
          <w:jc w:val="center"/>
        </w:trPr>
        <w:tc>
          <w:tcPr>
            <w:tcW w:w="4461" w:type="dxa"/>
            <w:tcBorders>
              <w:top w:val="single" w:sz="4" w:space="0" w:color="auto"/>
              <w:bottom w:val="single" w:sz="4" w:space="0" w:color="auto"/>
            </w:tcBorders>
            <w:tcMar>
              <w:top w:w="100" w:type="dxa"/>
              <w:left w:w="100" w:type="dxa"/>
              <w:bottom w:w="100" w:type="dxa"/>
              <w:right w:w="100" w:type="dxa"/>
            </w:tcMar>
          </w:tcPr>
          <w:p w14:paraId="4FE8C9D7"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Individual non-modifiable factors</w:t>
            </w:r>
          </w:p>
        </w:tc>
        <w:tc>
          <w:tcPr>
            <w:tcW w:w="1635" w:type="dxa"/>
            <w:tcBorders>
              <w:top w:val="single" w:sz="4" w:space="0" w:color="auto"/>
              <w:bottom w:val="single" w:sz="4" w:space="0" w:color="auto"/>
            </w:tcBorders>
            <w:tcMar>
              <w:top w:w="100" w:type="dxa"/>
              <w:left w:w="100" w:type="dxa"/>
              <w:bottom w:w="100" w:type="dxa"/>
              <w:right w:w="100" w:type="dxa"/>
            </w:tcMar>
          </w:tcPr>
          <w:p w14:paraId="30940F74" w14:textId="77777777" w:rsidR="003B0AFF" w:rsidRPr="007F576F" w:rsidRDefault="003B0AFF" w:rsidP="006834F8">
            <w:pPr>
              <w:jc w:val="center"/>
              <w:rPr>
                <w:rFonts w:asciiTheme="minorHAnsi" w:hAnsiTheme="minorHAnsi" w:cstheme="minorHAnsi"/>
                <w:sz w:val="20"/>
                <w:szCs w:val="20"/>
              </w:rPr>
            </w:pPr>
          </w:p>
        </w:tc>
        <w:tc>
          <w:tcPr>
            <w:tcW w:w="1541" w:type="dxa"/>
            <w:tcBorders>
              <w:top w:val="single" w:sz="4" w:space="0" w:color="auto"/>
              <w:bottom w:val="single" w:sz="4" w:space="0" w:color="auto"/>
            </w:tcBorders>
            <w:tcMar>
              <w:top w:w="100" w:type="dxa"/>
              <w:left w:w="100" w:type="dxa"/>
              <w:bottom w:w="100" w:type="dxa"/>
              <w:right w:w="100" w:type="dxa"/>
            </w:tcMar>
          </w:tcPr>
          <w:p w14:paraId="3B21A085" w14:textId="77777777" w:rsidR="003B0AFF" w:rsidRPr="007F576F" w:rsidRDefault="003B0AFF" w:rsidP="006834F8">
            <w:pPr>
              <w:jc w:val="center"/>
              <w:rPr>
                <w:rFonts w:asciiTheme="minorHAnsi" w:hAnsiTheme="minorHAnsi" w:cstheme="minorHAnsi"/>
                <w:color w:val="000000"/>
                <w:sz w:val="20"/>
                <w:szCs w:val="20"/>
              </w:rPr>
            </w:pPr>
          </w:p>
        </w:tc>
        <w:tc>
          <w:tcPr>
            <w:tcW w:w="1641" w:type="dxa"/>
            <w:tcBorders>
              <w:top w:val="single" w:sz="4" w:space="0" w:color="auto"/>
              <w:bottom w:val="single" w:sz="4" w:space="0" w:color="auto"/>
            </w:tcBorders>
          </w:tcPr>
          <w:p w14:paraId="1417DDD1" w14:textId="77777777" w:rsidR="003B0AFF" w:rsidRPr="007F576F" w:rsidRDefault="003B0AFF" w:rsidP="006834F8">
            <w:pPr>
              <w:jc w:val="center"/>
              <w:rPr>
                <w:rFonts w:asciiTheme="minorHAnsi" w:hAnsiTheme="minorHAnsi" w:cstheme="minorHAnsi"/>
                <w:color w:val="000000"/>
                <w:sz w:val="20"/>
                <w:szCs w:val="20"/>
              </w:rPr>
            </w:pPr>
          </w:p>
        </w:tc>
        <w:tc>
          <w:tcPr>
            <w:tcW w:w="992" w:type="dxa"/>
            <w:tcBorders>
              <w:top w:val="single" w:sz="4" w:space="0" w:color="auto"/>
              <w:bottom w:val="single" w:sz="4" w:space="0" w:color="auto"/>
            </w:tcBorders>
          </w:tcPr>
          <w:p w14:paraId="72A56A0C" w14:textId="77777777" w:rsidR="003B0AFF" w:rsidRPr="007F576F" w:rsidRDefault="003B0AFF" w:rsidP="006834F8">
            <w:pPr>
              <w:jc w:val="center"/>
              <w:rPr>
                <w:rFonts w:asciiTheme="minorHAnsi" w:hAnsiTheme="minorHAnsi" w:cstheme="minorHAnsi"/>
                <w:color w:val="000000"/>
                <w:sz w:val="20"/>
                <w:szCs w:val="20"/>
              </w:rPr>
            </w:pPr>
          </w:p>
        </w:tc>
      </w:tr>
      <w:tr w:rsidR="003B0AFF" w:rsidRPr="007F576F" w14:paraId="5F765247" w14:textId="77777777" w:rsidTr="006834F8">
        <w:trPr>
          <w:trHeight w:val="20"/>
          <w:jc w:val="center"/>
        </w:trPr>
        <w:tc>
          <w:tcPr>
            <w:tcW w:w="4461" w:type="dxa"/>
            <w:tcBorders>
              <w:top w:val="single" w:sz="4" w:space="0" w:color="auto"/>
              <w:bottom w:val="nil"/>
            </w:tcBorders>
            <w:tcMar>
              <w:top w:w="100" w:type="dxa"/>
              <w:left w:w="100" w:type="dxa"/>
              <w:bottom w:w="100" w:type="dxa"/>
              <w:right w:w="100" w:type="dxa"/>
            </w:tcMar>
            <w:hideMark/>
          </w:tcPr>
          <w:p w14:paraId="59D8C879" w14:textId="77777777" w:rsidR="003B0AFF" w:rsidRPr="007F576F" w:rsidRDefault="003B0AFF" w:rsidP="006834F8">
            <w:pPr>
              <w:contextualSpacing/>
            </w:pPr>
            <w:r w:rsidRPr="007F576F">
              <w:rPr>
                <w:rFonts w:asciiTheme="minorHAnsi" w:hAnsiTheme="minorHAnsi" w:cstheme="minorHAnsi"/>
                <w:b/>
                <w:bCs/>
                <w:color w:val="000000"/>
                <w:sz w:val="20"/>
                <w:szCs w:val="20"/>
              </w:rPr>
              <w:t>Age</w:t>
            </w:r>
            <w:r w:rsidRPr="007F576F">
              <w:rPr>
                <w:rFonts w:asciiTheme="minorHAnsi" w:hAnsiTheme="minorHAnsi" w:cstheme="minorHAnsi"/>
                <w:sz w:val="20"/>
                <w:szCs w:val="20"/>
              </w:rPr>
              <w:t xml:space="preserve"> (mean ± SD)</w:t>
            </w:r>
            <w:r w:rsidRPr="007F576F">
              <w:t xml:space="preserve"> </w:t>
            </w:r>
          </w:p>
        </w:tc>
        <w:tc>
          <w:tcPr>
            <w:tcW w:w="1635" w:type="dxa"/>
            <w:tcBorders>
              <w:top w:val="single" w:sz="4" w:space="0" w:color="auto"/>
              <w:bottom w:val="nil"/>
            </w:tcBorders>
            <w:tcMar>
              <w:top w:w="100" w:type="dxa"/>
              <w:left w:w="100" w:type="dxa"/>
              <w:bottom w:w="100" w:type="dxa"/>
              <w:right w:w="100" w:type="dxa"/>
            </w:tcMar>
            <w:hideMark/>
          </w:tcPr>
          <w:p w14:paraId="6C8FB64D"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42.2 ± 10.8</w:t>
            </w:r>
          </w:p>
        </w:tc>
        <w:tc>
          <w:tcPr>
            <w:tcW w:w="1541" w:type="dxa"/>
            <w:tcBorders>
              <w:top w:val="single" w:sz="4" w:space="0" w:color="auto"/>
              <w:bottom w:val="nil"/>
            </w:tcBorders>
            <w:tcMar>
              <w:top w:w="100" w:type="dxa"/>
              <w:left w:w="100" w:type="dxa"/>
              <w:bottom w:w="100" w:type="dxa"/>
              <w:right w:w="100" w:type="dxa"/>
            </w:tcMar>
            <w:hideMark/>
          </w:tcPr>
          <w:p w14:paraId="60519AD6"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42.8 ± 10.8</w:t>
            </w:r>
          </w:p>
        </w:tc>
        <w:tc>
          <w:tcPr>
            <w:tcW w:w="1641" w:type="dxa"/>
            <w:tcBorders>
              <w:top w:val="single" w:sz="4" w:space="0" w:color="auto"/>
              <w:bottom w:val="nil"/>
            </w:tcBorders>
          </w:tcPr>
          <w:p w14:paraId="35ADEF1E"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41.2 ± 10.9</w:t>
            </w:r>
          </w:p>
        </w:tc>
        <w:tc>
          <w:tcPr>
            <w:tcW w:w="992" w:type="dxa"/>
            <w:tcBorders>
              <w:top w:val="single" w:sz="4" w:space="0" w:color="auto"/>
              <w:bottom w:val="nil"/>
            </w:tcBorders>
          </w:tcPr>
          <w:p w14:paraId="6CBB1089"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792B6213"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593F4708"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Sex</w:t>
            </w:r>
          </w:p>
          <w:p w14:paraId="6B94E48E" w14:textId="77777777" w:rsidR="003B0AFF" w:rsidRPr="007F576F" w:rsidRDefault="003B0AFF" w:rsidP="006834F8">
            <w:pPr>
              <w:pStyle w:val="Paragraphedeliste"/>
              <w:numPr>
                <w:ilvl w:val="0"/>
                <w:numId w:val="5"/>
              </w:numPr>
              <w:rPr>
                <w:rFonts w:asciiTheme="minorHAnsi" w:hAnsiTheme="minorHAnsi" w:cstheme="minorHAnsi"/>
                <w:color w:val="000000"/>
                <w:sz w:val="20"/>
                <w:szCs w:val="20"/>
              </w:rPr>
            </w:pPr>
            <w:r w:rsidRPr="007F576F">
              <w:rPr>
                <w:rFonts w:asciiTheme="minorHAnsi" w:hAnsiTheme="minorHAnsi" w:cstheme="minorHAnsi"/>
                <w:color w:val="000000"/>
                <w:sz w:val="20"/>
                <w:szCs w:val="20"/>
              </w:rPr>
              <w:t>Male</w:t>
            </w:r>
          </w:p>
          <w:p w14:paraId="4A1115F2" w14:textId="77777777" w:rsidR="003B0AFF" w:rsidRPr="007F576F" w:rsidRDefault="003B0AFF" w:rsidP="006834F8">
            <w:pPr>
              <w:pStyle w:val="Paragraphedeliste"/>
              <w:numPr>
                <w:ilvl w:val="0"/>
                <w:numId w:val="5"/>
              </w:numPr>
              <w:rPr>
                <w:rFonts w:asciiTheme="minorHAnsi" w:hAnsiTheme="minorHAnsi" w:cstheme="minorHAnsi"/>
                <w:color w:val="000000"/>
                <w:sz w:val="20"/>
                <w:szCs w:val="20"/>
              </w:rPr>
            </w:pPr>
            <w:r w:rsidRPr="007F576F">
              <w:rPr>
                <w:rFonts w:asciiTheme="minorHAnsi" w:hAnsiTheme="minorHAnsi" w:cstheme="minorHAnsi"/>
                <w:color w:val="000000"/>
                <w:sz w:val="20"/>
                <w:szCs w:val="20"/>
              </w:rPr>
              <w:t>Female</w:t>
            </w:r>
          </w:p>
        </w:tc>
        <w:tc>
          <w:tcPr>
            <w:tcW w:w="1635" w:type="dxa"/>
            <w:tcBorders>
              <w:top w:val="nil"/>
              <w:bottom w:val="nil"/>
            </w:tcBorders>
            <w:shd w:val="clear" w:color="auto" w:fill="auto"/>
            <w:tcMar>
              <w:top w:w="100" w:type="dxa"/>
              <w:left w:w="100" w:type="dxa"/>
              <w:bottom w:w="100" w:type="dxa"/>
              <w:right w:w="100" w:type="dxa"/>
            </w:tcMar>
          </w:tcPr>
          <w:p w14:paraId="0C83B038" w14:textId="77777777" w:rsidR="003B0AFF" w:rsidRPr="007F576F" w:rsidRDefault="003B0AFF" w:rsidP="006834F8">
            <w:pPr>
              <w:contextualSpacing/>
              <w:jc w:val="center"/>
              <w:rPr>
                <w:rFonts w:asciiTheme="minorHAnsi" w:hAnsiTheme="minorHAnsi" w:cstheme="minorHAnsi"/>
                <w:sz w:val="20"/>
                <w:szCs w:val="20"/>
              </w:rPr>
            </w:pPr>
          </w:p>
          <w:p w14:paraId="330C1CE0"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1943 (19.3%)</w:t>
            </w:r>
          </w:p>
          <w:p w14:paraId="72BC909E"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8144 (80.7%)</w:t>
            </w:r>
          </w:p>
        </w:tc>
        <w:tc>
          <w:tcPr>
            <w:tcW w:w="1541" w:type="dxa"/>
            <w:tcBorders>
              <w:top w:val="nil"/>
              <w:bottom w:val="nil"/>
            </w:tcBorders>
            <w:shd w:val="clear" w:color="auto" w:fill="auto"/>
            <w:tcMar>
              <w:top w:w="100" w:type="dxa"/>
              <w:left w:w="100" w:type="dxa"/>
              <w:bottom w:w="100" w:type="dxa"/>
              <w:right w:w="100" w:type="dxa"/>
            </w:tcMar>
          </w:tcPr>
          <w:p w14:paraId="4704F608" w14:textId="77777777" w:rsidR="003B0AFF" w:rsidRPr="007F576F" w:rsidRDefault="003B0AFF" w:rsidP="006834F8">
            <w:pPr>
              <w:contextualSpacing/>
              <w:jc w:val="center"/>
              <w:rPr>
                <w:rFonts w:asciiTheme="minorHAnsi" w:hAnsiTheme="minorHAnsi" w:cstheme="minorHAnsi"/>
                <w:color w:val="000000"/>
                <w:sz w:val="20"/>
                <w:szCs w:val="20"/>
              </w:rPr>
            </w:pPr>
          </w:p>
          <w:p w14:paraId="245F7BD5"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1185 (61.0%)</w:t>
            </w:r>
          </w:p>
          <w:p w14:paraId="7E1E5592" w14:textId="77777777" w:rsidR="003B0AFF" w:rsidRPr="007F576F" w:rsidRDefault="003B0AFF" w:rsidP="006834F8">
            <w:pPr>
              <w:contextualSpacing/>
              <w:jc w:val="center"/>
              <w:rPr>
                <w:rFonts w:asciiTheme="minorHAnsi" w:hAnsiTheme="minorHAnsi" w:cstheme="minorHAnsi"/>
                <w:color w:val="000000"/>
                <w:sz w:val="20"/>
                <w:szCs w:val="20"/>
                <w:highlight w:val="yellow"/>
              </w:rPr>
            </w:pPr>
            <w:r w:rsidRPr="007F576F">
              <w:rPr>
                <w:rFonts w:asciiTheme="minorHAnsi" w:hAnsiTheme="minorHAnsi" w:cstheme="minorHAnsi"/>
                <w:color w:val="000000"/>
                <w:sz w:val="20"/>
                <w:szCs w:val="20"/>
              </w:rPr>
              <w:t>5355 (65.8%)</w:t>
            </w:r>
          </w:p>
        </w:tc>
        <w:tc>
          <w:tcPr>
            <w:tcW w:w="1641" w:type="dxa"/>
            <w:tcBorders>
              <w:top w:val="nil"/>
              <w:bottom w:val="nil"/>
            </w:tcBorders>
          </w:tcPr>
          <w:p w14:paraId="6CC5AEE8" w14:textId="77777777" w:rsidR="003B0AFF" w:rsidRPr="007F576F" w:rsidRDefault="003B0AFF" w:rsidP="006834F8">
            <w:pPr>
              <w:contextualSpacing/>
              <w:jc w:val="center"/>
              <w:rPr>
                <w:rFonts w:asciiTheme="minorHAnsi" w:hAnsiTheme="minorHAnsi" w:cstheme="minorHAnsi"/>
                <w:color w:val="000000"/>
                <w:sz w:val="20"/>
                <w:szCs w:val="20"/>
              </w:rPr>
            </w:pPr>
          </w:p>
          <w:p w14:paraId="76D3F7A2"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758 (39.0%)</w:t>
            </w:r>
          </w:p>
          <w:p w14:paraId="3CCFFDB5"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2789 (34.2%)</w:t>
            </w:r>
          </w:p>
        </w:tc>
        <w:tc>
          <w:tcPr>
            <w:tcW w:w="992" w:type="dxa"/>
            <w:tcBorders>
              <w:top w:val="nil"/>
              <w:bottom w:val="nil"/>
            </w:tcBorders>
          </w:tcPr>
          <w:p w14:paraId="1244EC56"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641D331E"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105E7402" w14:textId="3AAB3AB8"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Family caregiver</w:t>
            </w:r>
            <w:r w:rsidR="00232669" w:rsidRPr="007F576F">
              <w:rPr>
                <w:rFonts w:asciiTheme="minorHAnsi" w:hAnsiTheme="minorHAnsi" w:cstheme="minorHAnsi"/>
                <w:b/>
                <w:bCs/>
                <w:color w:val="000000"/>
                <w:sz w:val="20"/>
                <w:szCs w:val="20"/>
              </w:rPr>
              <w:t xml:space="preserve"> responsibilities</w:t>
            </w:r>
            <w:r w:rsidRPr="007F576F">
              <w:rPr>
                <w:rFonts w:asciiTheme="minorHAnsi" w:hAnsiTheme="minorHAnsi" w:cstheme="minorHAnsi"/>
                <w:b/>
                <w:bCs/>
                <w:color w:val="000000"/>
                <w:sz w:val="20"/>
                <w:szCs w:val="20"/>
              </w:rPr>
              <w:t>:</w:t>
            </w:r>
            <w:r w:rsidRPr="007F576F">
              <w:rPr>
                <w:rFonts w:asciiTheme="minorHAnsi" w:hAnsiTheme="minorHAnsi" w:cstheme="minorHAnsi"/>
                <w:color w:val="000000"/>
                <w:sz w:val="20"/>
                <w:szCs w:val="20"/>
              </w:rPr>
              <w:t xml:space="preserve"> Yes</w:t>
            </w:r>
          </w:p>
        </w:tc>
        <w:tc>
          <w:tcPr>
            <w:tcW w:w="1635" w:type="dxa"/>
            <w:tcBorders>
              <w:top w:val="nil"/>
              <w:bottom w:val="nil"/>
            </w:tcBorders>
            <w:shd w:val="clear" w:color="auto" w:fill="auto"/>
            <w:tcMar>
              <w:top w:w="100" w:type="dxa"/>
              <w:left w:w="100" w:type="dxa"/>
              <w:bottom w:w="100" w:type="dxa"/>
              <w:right w:w="100" w:type="dxa"/>
            </w:tcMar>
          </w:tcPr>
          <w:p w14:paraId="12952302"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1820 (18.0%)</w:t>
            </w:r>
          </w:p>
        </w:tc>
        <w:tc>
          <w:tcPr>
            <w:tcW w:w="1541" w:type="dxa"/>
            <w:tcBorders>
              <w:top w:val="nil"/>
              <w:bottom w:val="nil"/>
            </w:tcBorders>
            <w:shd w:val="clear" w:color="auto" w:fill="auto"/>
            <w:tcMar>
              <w:top w:w="100" w:type="dxa"/>
              <w:left w:w="100" w:type="dxa"/>
              <w:bottom w:w="100" w:type="dxa"/>
              <w:right w:w="100" w:type="dxa"/>
            </w:tcMar>
          </w:tcPr>
          <w:p w14:paraId="7E6CB2A1"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1330 (73.1%)</w:t>
            </w:r>
          </w:p>
        </w:tc>
        <w:tc>
          <w:tcPr>
            <w:tcW w:w="1641" w:type="dxa"/>
            <w:tcBorders>
              <w:top w:val="nil"/>
              <w:bottom w:val="nil"/>
            </w:tcBorders>
          </w:tcPr>
          <w:p w14:paraId="2B0DBF74"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490 (26.9%)</w:t>
            </w:r>
          </w:p>
        </w:tc>
        <w:tc>
          <w:tcPr>
            <w:tcW w:w="992" w:type="dxa"/>
            <w:tcBorders>
              <w:top w:val="nil"/>
              <w:bottom w:val="nil"/>
            </w:tcBorders>
          </w:tcPr>
          <w:p w14:paraId="49768D72"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0FE69CFE"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4F3EE488"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History of recurrent major depression:</w:t>
            </w:r>
            <w:r w:rsidRPr="007F576F">
              <w:rPr>
                <w:rFonts w:asciiTheme="minorHAnsi" w:hAnsiTheme="minorHAnsi" w:cstheme="minorHAnsi"/>
                <w:color w:val="000000"/>
                <w:sz w:val="20"/>
                <w:szCs w:val="20"/>
              </w:rPr>
              <w:t xml:space="preserve"> Yes</w:t>
            </w:r>
          </w:p>
        </w:tc>
        <w:tc>
          <w:tcPr>
            <w:tcW w:w="1635" w:type="dxa"/>
            <w:tcBorders>
              <w:top w:val="nil"/>
              <w:bottom w:val="nil"/>
            </w:tcBorders>
            <w:shd w:val="clear" w:color="auto" w:fill="auto"/>
            <w:tcMar>
              <w:top w:w="100" w:type="dxa"/>
              <w:left w:w="100" w:type="dxa"/>
              <w:bottom w:w="100" w:type="dxa"/>
              <w:right w:w="100" w:type="dxa"/>
            </w:tcMar>
          </w:tcPr>
          <w:p w14:paraId="3AD21F0E"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1455 (14.4%)</w:t>
            </w:r>
          </w:p>
        </w:tc>
        <w:tc>
          <w:tcPr>
            <w:tcW w:w="1541" w:type="dxa"/>
            <w:tcBorders>
              <w:top w:val="nil"/>
              <w:bottom w:val="nil"/>
            </w:tcBorders>
            <w:shd w:val="clear" w:color="auto" w:fill="auto"/>
            <w:tcMar>
              <w:top w:w="100" w:type="dxa"/>
              <w:left w:w="100" w:type="dxa"/>
              <w:bottom w:w="100" w:type="dxa"/>
              <w:right w:w="100" w:type="dxa"/>
            </w:tcMar>
          </w:tcPr>
          <w:p w14:paraId="29FE3A46"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1198 (82.3%)</w:t>
            </w:r>
          </w:p>
        </w:tc>
        <w:tc>
          <w:tcPr>
            <w:tcW w:w="1641" w:type="dxa"/>
            <w:tcBorders>
              <w:top w:val="nil"/>
              <w:bottom w:val="nil"/>
            </w:tcBorders>
          </w:tcPr>
          <w:p w14:paraId="190E4F45"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257 (17.7%)</w:t>
            </w:r>
          </w:p>
        </w:tc>
        <w:tc>
          <w:tcPr>
            <w:tcW w:w="992" w:type="dxa"/>
            <w:tcBorders>
              <w:top w:val="nil"/>
              <w:bottom w:val="nil"/>
            </w:tcBorders>
          </w:tcPr>
          <w:p w14:paraId="5503DA9D"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46FEB4F9" w14:textId="77777777" w:rsidTr="006834F8">
        <w:trPr>
          <w:trHeight w:val="20"/>
          <w:jc w:val="center"/>
        </w:trPr>
        <w:tc>
          <w:tcPr>
            <w:tcW w:w="4461" w:type="dxa"/>
            <w:tcBorders>
              <w:top w:val="nil"/>
              <w:bottom w:val="single" w:sz="4" w:space="0" w:color="auto"/>
            </w:tcBorders>
            <w:shd w:val="clear" w:color="auto" w:fill="auto"/>
            <w:tcMar>
              <w:top w:w="100" w:type="dxa"/>
              <w:left w:w="100" w:type="dxa"/>
              <w:bottom w:w="100" w:type="dxa"/>
              <w:right w:w="100" w:type="dxa"/>
            </w:tcMar>
          </w:tcPr>
          <w:p w14:paraId="1D217B97" w14:textId="77777777" w:rsidR="003B0AFF" w:rsidRPr="007F576F" w:rsidRDefault="003B0AFF" w:rsidP="006834F8">
            <w:pPr>
              <w:contextualSpacing/>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Chronic illness:</w:t>
            </w:r>
            <w:r w:rsidRPr="007F576F">
              <w:rPr>
                <w:rFonts w:asciiTheme="minorHAnsi" w:hAnsiTheme="minorHAnsi" w:cstheme="minorHAnsi"/>
                <w:color w:val="000000"/>
                <w:sz w:val="20"/>
                <w:szCs w:val="20"/>
              </w:rPr>
              <w:t xml:space="preserve"> Yes</w:t>
            </w:r>
          </w:p>
        </w:tc>
        <w:tc>
          <w:tcPr>
            <w:tcW w:w="1635" w:type="dxa"/>
            <w:tcBorders>
              <w:top w:val="nil"/>
              <w:bottom w:val="single" w:sz="4" w:space="0" w:color="auto"/>
            </w:tcBorders>
            <w:shd w:val="clear" w:color="auto" w:fill="auto"/>
            <w:tcMar>
              <w:top w:w="100" w:type="dxa"/>
              <w:left w:w="100" w:type="dxa"/>
              <w:bottom w:w="100" w:type="dxa"/>
              <w:right w:w="100" w:type="dxa"/>
            </w:tcMar>
          </w:tcPr>
          <w:p w14:paraId="288F15FD"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1629 (16.2%)</w:t>
            </w:r>
          </w:p>
        </w:tc>
        <w:tc>
          <w:tcPr>
            <w:tcW w:w="1541" w:type="dxa"/>
            <w:tcBorders>
              <w:top w:val="nil"/>
              <w:bottom w:val="single" w:sz="4" w:space="0" w:color="auto"/>
            </w:tcBorders>
            <w:shd w:val="clear" w:color="auto" w:fill="auto"/>
            <w:tcMar>
              <w:top w:w="100" w:type="dxa"/>
              <w:left w:w="100" w:type="dxa"/>
              <w:bottom w:w="100" w:type="dxa"/>
              <w:right w:w="100" w:type="dxa"/>
            </w:tcMar>
          </w:tcPr>
          <w:p w14:paraId="144B655A"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1206 (74.0%)</w:t>
            </w:r>
          </w:p>
        </w:tc>
        <w:tc>
          <w:tcPr>
            <w:tcW w:w="1641" w:type="dxa"/>
            <w:tcBorders>
              <w:top w:val="nil"/>
              <w:bottom w:val="single" w:sz="4" w:space="0" w:color="auto"/>
            </w:tcBorders>
          </w:tcPr>
          <w:p w14:paraId="2B7BEA64"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423 (26.0%)</w:t>
            </w:r>
          </w:p>
        </w:tc>
        <w:tc>
          <w:tcPr>
            <w:tcW w:w="992" w:type="dxa"/>
            <w:tcBorders>
              <w:top w:val="nil"/>
              <w:bottom w:val="single" w:sz="4" w:space="0" w:color="auto"/>
            </w:tcBorders>
          </w:tcPr>
          <w:p w14:paraId="4BDBB6C0"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21516287" w14:textId="77777777" w:rsidTr="006834F8">
        <w:trPr>
          <w:trHeight w:val="20"/>
          <w:jc w:val="center"/>
        </w:trPr>
        <w:tc>
          <w:tcPr>
            <w:tcW w:w="4461" w:type="dxa"/>
            <w:tcBorders>
              <w:top w:val="single" w:sz="4" w:space="0" w:color="auto"/>
              <w:bottom w:val="single" w:sz="4" w:space="0" w:color="auto"/>
            </w:tcBorders>
            <w:shd w:val="clear" w:color="auto" w:fill="auto"/>
            <w:tcMar>
              <w:top w:w="100" w:type="dxa"/>
              <w:left w:w="100" w:type="dxa"/>
              <w:bottom w:w="100" w:type="dxa"/>
              <w:right w:w="100" w:type="dxa"/>
            </w:tcMar>
          </w:tcPr>
          <w:p w14:paraId="34718A67" w14:textId="77777777" w:rsidR="003B0AFF" w:rsidRPr="007F576F" w:rsidRDefault="003B0AFF" w:rsidP="006834F8">
            <w:pPr>
              <w:contextualSpacing/>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Individual modifiable factors</w:t>
            </w:r>
          </w:p>
        </w:tc>
        <w:tc>
          <w:tcPr>
            <w:tcW w:w="1635" w:type="dxa"/>
            <w:tcBorders>
              <w:top w:val="single" w:sz="4" w:space="0" w:color="auto"/>
              <w:bottom w:val="single" w:sz="4" w:space="0" w:color="auto"/>
            </w:tcBorders>
            <w:shd w:val="clear" w:color="auto" w:fill="auto"/>
            <w:tcMar>
              <w:top w:w="100" w:type="dxa"/>
              <w:left w:w="100" w:type="dxa"/>
              <w:bottom w:w="100" w:type="dxa"/>
              <w:right w:w="100" w:type="dxa"/>
            </w:tcMar>
          </w:tcPr>
          <w:p w14:paraId="02D75203" w14:textId="77777777" w:rsidR="003B0AFF" w:rsidRPr="007F576F" w:rsidRDefault="003B0AFF" w:rsidP="006834F8">
            <w:pPr>
              <w:contextualSpacing/>
              <w:jc w:val="center"/>
              <w:rPr>
                <w:rFonts w:asciiTheme="minorHAnsi" w:hAnsiTheme="minorHAnsi" w:cstheme="minorHAnsi"/>
                <w:sz w:val="20"/>
                <w:szCs w:val="20"/>
              </w:rPr>
            </w:pPr>
          </w:p>
        </w:tc>
        <w:tc>
          <w:tcPr>
            <w:tcW w:w="1541" w:type="dxa"/>
            <w:tcBorders>
              <w:top w:val="single" w:sz="4" w:space="0" w:color="auto"/>
              <w:bottom w:val="single" w:sz="4" w:space="0" w:color="auto"/>
            </w:tcBorders>
            <w:shd w:val="clear" w:color="auto" w:fill="auto"/>
            <w:tcMar>
              <w:top w:w="100" w:type="dxa"/>
              <w:left w:w="100" w:type="dxa"/>
              <w:bottom w:w="100" w:type="dxa"/>
              <w:right w:w="100" w:type="dxa"/>
            </w:tcMar>
          </w:tcPr>
          <w:p w14:paraId="1971E03C" w14:textId="77777777" w:rsidR="003B0AFF" w:rsidRPr="007F576F" w:rsidRDefault="003B0AFF" w:rsidP="006834F8">
            <w:pPr>
              <w:contextualSpacing/>
              <w:jc w:val="center"/>
              <w:rPr>
                <w:rFonts w:asciiTheme="minorHAnsi" w:hAnsiTheme="minorHAnsi" w:cstheme="minorHAnsi"/>
                <w:color w:val="000000"/>
                <w:sz w:val="20"/>
                <w:szCs w:val="20"/>
              </w:rPr>
            </w:pPr>
          </w:p>
        </w:tc>
        <w:tc>
          <w:tcPr>
            <w:tcW w:w="1641" w:type="dxa"/>
            <w:tcBorders>
              <w:top w:val="single" w:sz="4" w:space="0" w:color="auto"/>
              <w:bottom w:val="single" w:sz="4" w:space="0" w:color="auto"/>
            </w:tcBorders>
          </w:tcPr>
          <w:p w14:paraId="40B4188B" w14:textId="77777777" w:rsidR="003B0AFF" w:rsidRPr="007F576F" w:rsidRDefault="003B0AFF" w:rsidP="006834F8">
            <w:pPr>
              <w:contextualSpacing/>
              <w:jc w:val="center"/>
              <w:rPr>
                <w:rFonts w:asciiTheme="minorHAnsi" w:hAnsiTheme="minorHAnsi" w:cstheme="minorHAnsi"/>
                <w:color w:val="000000"/>
                <w:sz w:val="20"/>
                <w:szCs w:val="20"/>
              </w:rPr>
            </w:pPr>
          </w:p>
        </w:tc>
        <w:tc>
          <w:tcPr>
            <w:tcW w:w="992" w:type="dxa"/>
            <w:tcBorders>
              <w:top w:val="single" w:sz="4" w:space="0" w:color="auto"/>
              <w:bottom w:val="single" w:sz="4" w:space="0" w:color="auto"/>
            </w:tcBorders>
          </w:tcPr>
          <w:p w14:paraId="581E668F" w14:textId="77777777" w:rsidR="003B0AFF" w:rsidRPr="007F576F" w:rsidRDefault="003B0AFF" w:rsidP="006834F8">
            <w:pPr>
              <w:contextualSpacing/>
              <w:jc w:val="center"/>
              <w:rPr>
                <w:rFonts w:asciiTheme="minorHAnsi" w:hAnsiTheme="minorHAnsi" w:cstheme="minorHAnsi"/>
                <w:color w:val="000000"/>
                <w:sz w:val="20"/>
                <w:szCs w:val="20"/>
              </w:rPr>
            </w:pPr>
          </w:p>
        </w:tc>
      </w:tr>
      <w:tr w:rsidR="003B0AFF" w:rsidRPr="007F576F" w14:paraId="4832233B" w14:textId="77777777" w:rsidTr="006834F8">
        <w:trPr>
          <w:trHeight w:val="20"/>
          <w:jc w:val="center"/>
        </w:trPr>
        <w:tc>
          <w:tcPr>
            <w:tcW w:w="4461" w:type="dxa"/>
            <w:tcBorders>
              <w:top w:val="single" w:sz="4" w:space="0" w:color="auto"/>
              <w:bottom w:val="nil"/>
            </w:tcBorders>
            <w:shd w:val="clear" w:color="auto" w:fill="auto"/>
            <w:tcMar>
              <w:top w:w="100" w:type="dxa"/>
              <w:left w:w="100" w:type="dxa"/>
              <w:bottom w:w="100" w:type="dxa"/>
              <w:right w:w="100" w:type="dxa"/>
            </w:tcMar>
          </w:tcPr>
          <w:p w14:paraId="4A3DA212" w14:textId="77777777" w:rsidR="003B0AFF" w:rsidRPr="007F576F" w:rsidRDefault="003B0AFF" w:rsidP="006834F8">
            <w:pPr>
              <w:contextualSpacing/>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Overweight/obesity</w:t>
            </w:r>
            <w:r w:rsidRPr="007F576F">
              <w:rPr>
                <w:rFonts w:asciiTheme="minorHAnsi" w:hAnsiTheme="minorHAnsi" w:cstheme="minorHAnsi"/>
                <w:color w:val="000000"/>
                <w:sz w:val="20"/>
                <w:szCs w:val="20"/>
              </w:rPr>
              <w:t>: Yes</w:t>
            </w:r>
          </w:p>
        </w:tc>
        <w:tc>
          <w:tcPr>
            <w:tcW w:w="1635" w:type="dxa"/>
            <w:tcBorders>
              <w:top w:val="single" w:sz="4" w:space="0" w:color="auto"/>
              <w:bottom w:val="nil"/>
            </w:tcBorders>
            <w:shd w:val="clear" w:color="auto" w:fill="auto"/>
            <w:tcMar>
              <w:top w:w="100" w:type="dxa"/>
              <w:left w:w="100" w:type="dxa"/>
              <w:bottom w:w="100" w:type="dxa"/>
              <w:right w:w="100" w:type="dxa"/>
            </w:tcMar>
          </w:tcPr>
          <w:p w14:paraId="397F5BE4"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3623 (35.9%)</w:t>
            </w:r>
          </w:p>
        </w:tc>
        <w:tc>
          <w:tcPr>
            <w:tcW w:w="1541" w:type="dxa"/>
            <w:tcBorders>
              <w:top w:val="single" w:sz="4" w:space="0" w:color="auto"/>
              <w:bottom w:val="nil"/>
            </w:tcBorders>
            <w:shd w:val="clear" w:color="auto" w:fill="auto"/>
            <w:tcMar>
              <w:top w:w="100" w:type="dxa"/>
              <w:left w:w="100" w:type="dxa"/>
              <w:bottom w:w="100" w:type="dxa"/>
              <w:right w:w="100" w:type="dxa"/>
            </w:tcMar>
          </w:tcPr>
          <w:p w14:paraId="65F4FB04"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2540 (70.1%)</w:t>
            </w:r>
          </w:p>
        </w:tc>
        <w:tc>
          <w:tcPr>
            <w:tcW w:w="1641" w:type="dxa"/>
            <w:tcBorders>
              <w:top w:val="single" w:sz="4" w:space="0" w:color="auto"/>
              <w:bottom w:val="nil"/>
            </w:tcBorders>
          </w:tcPr>
          <w:p w14:paraId="024EA358"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1083 (29.9%)</w:t>
            </w:r>
          </w:p>
        </w:tc>
        <w:tc>
          <w:tcPr>
            <w:tcW w:w="992" w:type="dxa"/>
            <w:tcBorders>
              <w:top w:val="single" w:sz="4" w:space="0" w:color="auto"/>
              <w:bottom w:val="nil"/>
            </w:tcBorders>
          </w:tcPr>
          <w:p w14:paraId="1DDD271C"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517E54EE"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467E78E8"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Hard smoking</w:t>
            </w:r>
            <w:r w:rsidRPr="007F576F">
              <w:rPr>
                <w:rFonts w:asciiTheme="minorHAnsi" w:hAnsiTheme="minorHAnsi" w:cstheme="minorHAnsi"/>
                <w:color w:val="000000"/>
                <w:sz w:val="20"/>
                <w:szCs w:val="20"/>
              </w:rPr>
              <w:t>: Yes</w:t>
            </w:r>
          </w:p>
        </w:tc>
        <w:tc>
          <w:tcPr>
            <w:tcW w:w="1635" w:type="dxa"/>
            <w:tcBorders>
              <w:top w:val="nil"/>
              <w:bottom w:val="nil"/>
            </w:tcBorders>
            <w:shd w:val="clear" w:color="auto" w:fill="auto"/>
            <w:tcMar>
              <w:top w:w="100" w:type="dxa"/>
              <w:left w:w="100" w:type="dxa"/>
              <w:bottom w:w="100" w:type="dxa"/>
              <w:right w:w="100" w:type="dxa"/>
            </w:tcMar>
          </w:tcPr>
          <w:p w14:paraId="7CF13A63"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241 (2.4%)</w:t>
            </w:r>
          </w:p>
        </w:tc>
        <w:tc>
          <w:tcPr>
            <w:tcW w:w="1541" w:type="dxa"/>
            <w:tcBorders>
              <w:top w:val="nil"/>
              <w:bottom w:val="nil"/>
            </w:tcBorders>
            <w:shd w:val="clear" w:color="auto" w:fill="auto"/>
            <w:tcMar>
              <w:top w:w="100" w:type="dxa"/>
              <w:left w:w="100" w:type="dxa"/>
              <w:bottom w:w="100" w:type="dxa"/>
              <w:right w:w="100" w:type="dxa"/>
            </w:tcMar>
          </w:tcPr>
          <w:p w14:paraId="4D59ED90"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208 (86.3%)</w:t>
            </w:r>
          </w:p>
        </w:tc>
        <w:tc>
          <w:tcPr>
            <w:tcW w:w="1641" w:type="dxa"/>
            <w:tcBorders>
              <w:top w:val="nil"/>
              <w:bottom w:val="nil"/>
            </w:tcBorders>
          </w:tcPr>
          <w:p w14:paraId="0DFB820F"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33 (13.7%)</w:t>
            </w:r>
          </w:p>
        </w:tc>
        <w:tc>
          <w:tcPr>
            <w:tcW w:w="992" w:type="dxa"/>
            <w:tcBorders>
              <w:top w:val="nil"/>
              <w:bottom w:val="nil"/>
            </w:tcBorders>
          </w:tcPr>
          <w:p w14:paraId="04B93DA3" w14:textId="77777777" w:rsidR="003B0AFF" w:rsidRPr="007F576F" w:rsidRDefault="003B0AFF" w:rsidP="006834F8">
            <w:pPr>
              <w:contextualSpacing/>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3371F1E8"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768D0992"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Hazardous drinking:</w:t>
            </w:r>
            <w:r w:rsidRPr="007F576F">
              <w:rPr>
                <w:rFonts w:asciiTheme="minorHAnsi" w:hAnsiTheme="minorHAnsi" w:cstheme="minorHAnsi"/>
                <w:color w:val="000000"/>
                <w:sz w:val="20"/>
                <w:szCs w:val="20"/>
              </w:rPr>
              <w:t xml:space="preserve"> Yes</w:t>
            </w:r>
          </w:p>
        </w:tc>
        <w:tc>
          <w:tcPr>
            <w:tcW w:w="1635" w:type="dxa"/>
            <w:tcBorders>
              <w:top w:val="nil"/>
              <w:bottom w:val="nil"/>
            </w:tcBorders>
            <w:shd w:val="clear" w:color="auto" w:fill="auto"/>
            <w:tcMar>
              <w:top w:w="100" w:type="dxa"/>
              <w:left w:w="100" w:type="dxa"/>
              <w:bottom w:w="100" w:type="dxa"/>
              <w:right w:w="100" w:type="dxa"/>
            </w:tcMar>
          </w:tcPr>
          <w:p w14:paraId="1BB52173"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1883 (18.7%)</w:t>
            </w:r>
          </w:p>
        </w:tc>
        <w:tc>
          <w:tcPr>
            <w:tcW w:w="1541" w:type="dxa"/>
            <w:tcBorders>
              <w:top w:val="nil"/>
              <w:bottom w:val="nil"/>
            </w:tcBorders>
            <w:shd w:val="clear" w:color="auto" w:fill="auto"/>
            <w:tcMar>
              <w:top w:w="100" w:type="dxa"/>
              <w:left w:w="100" w:type="dxa"/>
              <w:bottom w:w="100" w:type="dxa"/>
              <w:right w:w="100" w:type="dxa"/>
            </w:tcMar>
          </w:tcPr>
          <w:p w14:paraId="0ED0F28D"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1341 (71.2%)</w:t>
            </w:r>
          </w:p>
        </w:tc>
        <w:tc>
          <w:tcPr>
            <w:tcW w:w="1641" w:type="dxa"/>
            <w:tcBorders>
              <w:top w:val="nil"/>
              <w:bottom w:val="nil"/>
            </w:tcBorders>
          </w:tcPr>
          <w:p w14:paraId="00F5C06D"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542 (28.8%)</w:t>
            </w:r>
          </w:p>
        </w:tc>
        <w:tc>
          <w:tcPr>
            <w:tcW w:w="992" w:type="dxa"/>
            <w:tcBorders>
              <w:top w:val="nil"/>
              <w:bottom w:val="nil"/>
            </w:tcBorders>
          </w:tcPr>
          <w:p w14:paraId="6EE3C7B9" w14:textId="77777777" w:rsidR="003B0AFF" w:rsidRPr="007F576F" w:rsidRDefault="003B0AFF" w:rsidP="006834F8">
            <w:pPr>
              <w:contextualSpacing/>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18969FF1"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355A0D4D"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High coffee intake:</w:t>
            </w:r>
            <w:r w:rsidRPr="007F576F">
              <w:rPr>
                <w:rFonts w:asciiTheme="minorHAnsi" w:hAnsiTheme="minorHAnsi" w:cstheme="minorHAnsi"/>
                <w:color w:val="000000"/>
                <w:sz w:val="20"/>
                <w:szCs w:val="20"/>
              </w:rPr>
              <w:t xml:space="preserve"> Yes</w:t>
            </w:r>
          </w:p>
        </w:tc>
        <w:tc>
          <w:tcPr>
            <w:tcW w:w="1635" w:type="dxa"/>
            <w:tcBorders>
              <w:top w:val="nil"/>
              <w:bottom w:val="nil"/>
            </w:tcBorders>
            <w:shd w:val="clear" w:color="auto" w:fill="auto"/>
            <w:tcMar>
              <w:top w:w="100" w:type="dxa"/>
              <w:left w:w="100" w:type="dxa"/>
              <w:bottom w:w="100" w:type="dxa"/>
              <w:right w:w="100" w:type="dxa"/>
            </w:tcMar>
          </w:tcPr>
          <w:p w14:paraId="5ABD0967"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1692 (16.8%)</w:t>
            </w:r>
          </w:p>
        </w:tc>
        <w:tc>
          <w:tcPr>
            <w:tcW w:w="1541" w:type="dxa"/>
            <w:tcBorders>
              <w:top w:val="nil"/>
              <w:bottom w:val="nil"/>
            </w:tcBorders>
            <w:shd w:val="clear" w:color="auto" w:fill="auto"/>
            <w:tcMar>
              <w:top w:w="100" w:type="dxa"/>
              <w:left w:w="100" w:type="dxa"/>
              <w:bottom w:w="100" w:type="dxa"/>
              <w:right w:w="100" w:type="dxa"/>
            </w:tcMar>
          </w:tcPr>
          <w:p w14:paraId="211EAABB"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1259 (74.4%)</w:t>
            </w:r>
          </w:p>
        </w:tc>
        <w:tc>
          <w:tcPr>
            <w:tcW w:w="1641" w:type="dxa"/>
            <w:tcBorders>
              <w:top w:val="nil"/>
              <w:bottom w:val="nil"/>
            </w:tcBorders>
          </w:tcPr>
          <w:p w14:paraId="30889A81"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433 (25.6%)</w:t>
            </w:r>
          </w:p>
        </w:tc>
        <w:tc>
          <w:tcPr>
            <w:tcW w:w="992" w:type="dxa"/>
            <w:tcBorders>
              <w:top w:val="nil"/>
              <w:bottom w:val="nil"/>
            </w:tcBorders>
          </w:tcPr>
          <w:p w14:paraId="039C2726" w14:textId="77777777" w:rsidR="003B0AFF" w:rsidRPr="007F576F" w:rsidRDefault="003B0AFF" w:rsidP="006834F8">
            <w:pPr>
              <w:contextualSpacing/>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2D977DFD" w14:textId="77777777" w:rsidTr="006834F8">
        <w:trPr>
          <w:trHeight w:val="20"/>
          <w:jc w:val="center"/>
        </w:trPr>
        <w:tc>
          <w:tcPr>
            <w:tcW w:w="4461" w:type="dxa"/>
            <w:tcBorders>
              <w:top w:val="nil"/>
              <w:bottom w:val="single" w:sz="4" w:space="0" w:color="auto"/>
            </w:tcBorders>
            <w:shd w:val="clear" w:color="auto" w:fill="auto"/>
            <w:tcMar>
              <w:top w:w="100" w:type="dxa"/>
              <w:left w:w="100" w:type="dxa"/>
              <w:bottom w:w="100" w:type="dxa"/>
              <w:right w:w="100" w:type="dxa"/>
            </w:tcMar>
          </w:tcPr>
          <w:p w14:paraId="6582B0CC"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 xml:space="preserve">Physical activity: </w:t>
            </w:r>
          </w:p>
          <w:p w14:paraId="61C5708D" w14:textId="77777777" w:rsidR="003B0AFF" w:rsidRPr="007F576F" w:rsidRDefault="003B0AFF" w:rsidP="006834F8">
            <w:pPr>
              <w:pStyle w:val="Paragraphedeliste"/>
              <w:numPr>
                <w:ilvl w:val="0"/>
                <w:numId w:val="5"/>
              </w:numPr>
              <w:rPr>
                <w:rFonts w:asciiTheme="minorHAnsi" w:hAnsiTheme="minorHAnsi" w:cstheme="minorHAnsi"/>
                <w:b/>
                <w:bCs/>
                <w:color w:val="000000"/>
                <w:sz w:val="20"/>
                <w:szCs w:val="20"/>
              </w:rPr>
            </w:pPr>
            <w:r w:rsidRPr="007F576F">
              <w:rPr>
                <w:rFonts w:asciiTheme="minorHAnsi" w:hAnsiTheme="minorHAnsi" w:cstheme="minorHAnsi"/>
                <w:color w:val="000000"/>
                <w:sz w:val="20"/>
                <w:szCs w:val="20"/>
              </w:rPr>
              <w:t xml:space="preserve">Low </w:t>
            </w:r>
          </w:p>
          <w:p w14:paraId="6E7BC762" w14:textId="77777777" w:rsidR="003B0AFF" w:rsidRPr="007F576F" w:rsidRDefault="003B0AFF" w:rsidP="006834F8">
            <w:pPr>
              <w:pStyle w:val="Paragraphedeliste"/>
              <w:numPr>
                <w:ilvl w:val="0"/>
                <w:numId w:val="5"/>
              </w:numPr>
              <w:rPr>
                <w:rFonts w:asciiTheme="minorHAnsi" w:hAnsiTheme="minorHAnsi" w:cstheme="minorHAnsi"/>
                <w:b/>
                <w:bCs/>
                <w:color w:val="000000"/>
                <w:sz w:val="20"/>
                <w:szCs w:val="20"/>
              </w:rPr>
            </w:pPr>
            <w:r w:rsidRPr="007F576F">
              <w:rPr>
                <w:rFonts w:asciiTheme="minorHAnsi" w:hAnsiTheme="minorHAnsi" w:cstheme="minorHAnsi"/>
                <w:color w:val="000000"/>
                <w:sz w:val="20"/>
                <w:szCs w:val="20"/>
              </w:rPr>
              <w:t>Medium</w:t>
            </w:r>
          </w:p>
          <w:p w14:paraId="1D9CE59A" w14:textId="77777777" w:rsidR="003B0AFF" w:rsidRPr="007F576F" w:rsidRDefault="003B0AFF" w:rsidP="006834F8">
            <w:pPr>
              <w:pStyle w:val="Paragraphedeliste"/>
              <w:numPr>
                <w:ilvl w:val="0"/>
                <w:numId w:val="5"/>
              </w:numPr>
              <w:rPr>
                <w:rFonts w:asciiTheme="minorHAnsi" w:hAnsiTheme="minorHAnsi" w:cstheme="minorHAnsi"/>
                <w:b/>
                <w:bCs/>
                <w:color w:val="000000"/>
                <w:sz w:val="20"/>
                <w:szCs w:val="20"/>
              </w:rPr>
            </w:pPr>
            <w:r w:rsidRPr="007F576F">
              <w:rPr>
                <w:rFonts w:asciiTheme="minorHAnsi" w:hAnsiTheme="minorHAnsi" w:cstheme="minorHAnsi"/>
                <w:color w:val="000000"/>
                <w:sz w:val="20"/>
                <w:szCs w:val="20"/>
              </w:rPr>
              <w:t>High</w:t>
            </w:r>
          </w:p>
        </w:tc>
        <w:tc>
          <w:tcPr>
            <w:tcW w:w="1635" w:type="dxa"/>
            <w:tcBorders>
              <w:top w:val="nil"/>
              <w:bottom w:val="single" w:sz="4" w:space="0" w:color="auto"/>
            </w:tcBorders>
            <w:shd w:val="clear" w:color="auto" w:fill="auto"/>
            <w:tcMar>
              <w:top w:w="100" w:type="dxa"/>
              <w:left w:w="100" w:type="dxa"/>
              <w:bottom w:w="100" w:type="dxa"/>
              <w:right w:w="100" w:type="dxa"/>
            </w:tcMar>
          </w:tcPr>
          <w:p w14:paraId="2721071C" w14:textId="77777777" w:rsidR="003B0AFF" w:rsidRPr="007F576F" w:rsidRDefault="003B0AFF" w:rsidP="006834F8">
            <w:pPr>
              <w:contextualSpacing/>
              <w:jc w:val="center"/>
              <w:rPr>
                <w:rFonts w:asciiTheme="minorHAnsi" w:hAnsiTheme="minorHAnsi" w:cstheme="minorHAnsi"/>
                <w:sz w:val="20"/>
                <w:szCs w:val="20"/>
              </w:rPr>
            </w:pPr>
          </w:p>
          <w:p w14:paraId="391A7F8F"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7204 (71.4%)</w:t>
            </w:r>
          </w:p>
          <w:p w14:paraId="489C683E"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1456 (14.4%)</w:t>
            </w:r>
          </w:p>
          <w:p w14:paraId="3357DD74"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1427 (14.2%)</w:t>
            </w:r>
          </w:p>
        </w:tc>
        <w:tc>
          <w:tcPr>
            <w:tcW w:w="1541" w:type="dxa"/>
            <w:tcBorders>
              <w:top w:val="nil"/>
              <w:bottom w:val="single" w:sz="4" w:space="0" w:color="auto"/>
            </w:tcBorders>
            <w:shd w:val="clear" w:color="auto" w:fill="auto"/>
            <w:tcMar>
              <w:top w:w="100" w:type="dxa"/>
              <w:left w:w="100" w:type="dxa"/>
              <w:bottom w:w="100" w:type="dxa"/>
              <w:right w:w="100" w:type="dxa"/>
            </w:tcMar>
          </w:tcPr>
          <w:p w14:paraId="4CD77731" w14:textId="77777777" w:rsidR="003B0AFF" w:rsidRPr="007F576F" w:rsidRDefault="003B0AFF" w:rsidP="006834F8">
            <w:pPr>
              <w:contextualSpacing/>
              <w:jc w:val="center"/>
              <w:rPr>
                <w:rFonts w:asciiTheme="minorHAnsi" w:hAnsiTheme="minorHAnsi" w:cstheme="minorHAnsi"/>
                <w:color w:val="000000"/>
                <w:sz w:val="20"/>
                <w:szCs w:val="20"/>
              </w:rPr>
            </w:pPr>
          </w:p>
          <w:p w14:paraId="01047AA8"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4834 (67.1%)</w:t>
            </w:r>
          </w:p>
          <w:p w14:paraId="23E22911"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856 (58.8%)</w:t>
            </w:r>
          </w:p>
          <w:p w14:paraId="364E4732"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850 (59.6%)</w:t>
            </w:r>
          </w:p>
        </w:tc>
        <w:tc>
          <w:tcPr>
            <w:tcW w:w="1641" w:type="dxa"/>
            <w:tcBorders>
              <w:top w:val="nil"/>
              <w:bottom w:val="single" w:sz="4" w:space="0" w:color="auto"/>
            </w:tcBorders>
          </w:tcPr>
          <w:p w14:paraId="740E1C38" w14:textId="77777777" w:rsidR="003B0AFF" w:rsidRPr="007F576F" w:rsidRDefault="003B0AFF" w:rsidP="006834F8">
            <w:pPr>
              <w:contextualSpacing/>
              <w:jc w:val="center"/>
              <w:rPr>
                <w:rFonts w:asciiTheme="minorHAnsi" w:hAnsiTheme="minorHAnsi" w:cstheme="minorHAnsi"/>
                <w:color w:val="000000"/>
                <w:sz w:val="20"/>
                <w:szCs w:val="20"/>
              </w:rPr>
            </w:pPr>
          </w:p>
          <w:p w14:paraId="5C5D8AC6"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2370 (32.9%)</w:t>
            </w:r>
          </w:p>
          <w:p w14:paraId="0BA1C6A5"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600 (41.2%)</w:t>
            </w:r>
          </w:p>
          <w:p w14:paraId="584E4CF4"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577 (40.4%)</w:t>
            </w:r>
          </w:p>
        </w:tc>
        <w:tc>
          <w:tcPr>
            <w:tcW w:w="992" w:type="dxa"/>
            <w:tcBorders>
              <w:top w:val="nil"/>
              <w:bottom w:val="single" w:sz="4" w:space="0" w:color="auto"/>
            </w:tcBorders>
          </w:tcPr>
          <w:p w14:paraId="4EEB2281"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739E4BCF" w14:textId="77777777" w:rsidTr="006834F8">
        <w:trPr>
          <w:trHeight w:val="14"/>
          <w:jc w:val="center"/>
        </w:trPr>
        <w:tc>
          <w:tcPr>
            <w:tcW w:w="4461" w:type="dxa"/>
            <w:tcBorders>
              <w:top w:val="single" w:sz="4" w:space="0" w:color="auto"/>
              <w:bottom w:val="single" w:sz="4" w:space="0" w:color="auto"/>
            </w:tcBorders>
            <w:tcMar>
              <w:top w:w="100" w:type="dxa"/>
              <w:left w:w="100" w:type="dxa"/>
              <w:bottom w:w="100" w:type="dxa"/>
              <w:right w:w="100" w:type="dxa"/>
            </w:tcMar>
          </w:tcPr>
          <w:p w14:paraId="27C9258F"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Professional non-modifiable factors</w:t>
            </w:r>
          </w:p>
        </w:tc>
        <w:tc>
          <w:tcPr>
            <w:tcW w:w="1635" w:type="dxa"/>
            <w:tcBorders>
              <w:top w:val="single" w:sz="4" w:space="0" w:color="auto"/>
              <w:bottom w:val="single" w:sz="4" w:space="0" w:color="auto"/>
            </w:tcBorders>
            <w:tcMar>
              <w:top w:w="100" w:type="dxa"/>
              <w:left w:w="100" w:type="dxa"/>
              <w:bottom w:w="100" w:type="dxa"/>
              <w:right w:w="100" w:type="dxa"/>
            </w:tcMar>
          </w:tcPr>
          <w:p w14:paraId="6AB29FD6" w14:textId="77777777" w:rsidR="003B0AFF" w:rsidRPr="007F576F" w:rsidRDefault="003B0AFF" w:rsidP="006834F8">
            <w:pPr>
              <w:jc w:val="center"/>
              <w:rPr>
                <w:rFonts w:asciiTheme="minorHAnsi" w:hAnsiTheme="minorHAnsi" w:cstheme="minorHAnsi"/>
                <w:sz w:val="20"/>
                <w:szCs w:val="20"/>
              </w:rPr>
            </w:pPr>
          </w:p>
        </w:tc>
        <w:tc>
          <w:tcPr>
            <w:tcW w:w="1541" w:type="dxa"/>
            <w:tcBorders>
              <w:top w:val="single" w:sz="4" w:space="0" w:color="auto"/>
              <w:bottom w:val="single" w:sz="4" w:space="0" w:color="auto"/>
            </w:tcBorders>
            <w:tcMar>
              <w:top w:w="100" w:type="dxa"/>
              <w:left w:w="100" w:type="dxa"/>
              <w:bottom w:w="100" w:type="dxa"/>
              <w:right w:w="100" w:type="dxa"/>
            </w:tcMar>
          </w:tcPr>
          <w:p w14:paraId="61AABA1E" w14:textId="77777777" w:rsidR="003B0AFF" w:rsidRPr="007F576F" w:rsidRDefault="003B0AFF" w:rsidP="006834F8">
            <w:pPr>
              <w:jc w:val="center"/>
              <w:rPr>
                <w:rFonts w:asciiTheme="minorHAnsi" w:hAnsiTheme="minorHAnsi" w:cstheme="minorHAnsi"/>
                <w:color w:val="000000"/>
                <w:sz w:val="20"/>
                <w:szCs w:val="20"/>
              </w:rPr>
            </w:pPr>
          </w:p>
        </w:tc>
        <w:tc>
          <w:tcPr>
            <w:tcW w:w="1641" w:type="dxa"/>
            <w:tcBorders>
              <w:top w:val="single" w:sz="4" w:space="0" w:color="auto"/>
              <w:bottom w:val="single" w:sz="4" w:space="0" w:color="auto"/>
            </w:tcBorders>
          </w:tcPr>
          <w:p w14:paraId="6DB307E2" w14:textId="77777777" w:rsidR="003B0AFF" w:rsidRPr="007F576F" w:rsidRDefault="003B0AFF" w:rsidP="006834F8">
            <w:pPr>
              <w:jc w:val="center"/>
              <w:rPr>
                <w:rFonts w:asciiTheme="minorHAnsi" w:hAnsiTheme="minorHAnsi" w:cstheme="minorHAnsi"/>
                <w:color w:val="000000"/>
                <w:sz w:val="20"/>
                <w:szCs w:val="20"/>
              </w:rPr>
            </w:pPr>
          </w:p>
        </w:tc>
        <w:tc>
          <w:tcPr>
            <w:tcW w:w="992" w:type="dxa"/>
            <w:tcBorders>
              <w:top w:val="single" w:sz="4" w:space="0" w:color="auto"/>
              <w:bottom w:val="single" w:sz="4" w:space="0" w:color="auto"/>
            </w:tcBorders>
          </w:tcPr>
          <w:p w14:paraId="08425407" w14:textId="77777777" w:rsidR="003B0AFF" w:rsidRPr="007F576F" w:rsidRDefault="003B0AFF" w:rsidP="006834F8">
            <w:pPr>
              <w:jc w:val="center"/>
              <w:rPr>
                <w:rFonts w:asciiTheme="minorHAnsi" w:hAnsiTheme="minorHAnsi" w:cstheme="minorHAnsi"/>
                <w:color w:val="000000"/>
                <w:sz w:val="20"/>
                <w:szCs w:val="20"/>
              </w:rPr>
            </w:pPr>
          </w:p>
        </w:tc>
      </w:tr>
      <w:tr w:rsidR="003B0AFF" w:rsidRPr="007F576F" w14:paraId="48A250C9" w14:textId="77777777" w:rsidTr="006834F8">
        <w:trPr>
          <w:trHeight w:val="20"/>
          <w:jc w:val="center"/>
        </w:trPr>
        <w:tc>
          <w:tcPr>
            <w:tcW w:w="4461" w:type="dxa"/>
            <w:tcBorders>
              <w:top w:val="single" w:sz="4" w:space="0" w:color="auto"/>
              <w:bottom w:val="nil"/>
            </w:tcBorders>
            <w:shd w:val="clear" w:color="auto" w:fill="auto"/>
            <w:tcMar>
              <w:top w:w="100" w:type="dxa"/>
              <w:left w:w="100" w:type="dxa"/>
              <w:bottom w:w="100" w:type="dxa"/>
              <w:right w:w="100" w:type="dxa"/>
            </w:tcMar>
          </w:tcPr>
          <w:p w14:paraId="1ACF380A"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Professions</w:t>
            </w:r>
          </w:p>
          <w:p w14:paraId="1AA5AA95"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Physician</w:t>
            </w:r>
          </w:p>
          <w:p w14:paraId="608DCC86"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Nurse</w:t>
            </w:r>
          </w:p>
          <w:p w14:paraId="3AEC2BF0"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Health executive</w:t>
            </w:r>
          </w:p>
          <w:p w14:paraId="115E6850" w14:textId="35561EA9"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Nurs</w:t>
            </w:r>
            <w:r w:rsidR="00D90B2D" w:rsidRPr="007F576F">
              <w:rPr>
                <w:rFonts w:asciiTheme="minorHAnsi" w:hAnsiTheme="minorHAnsi" w:cstheme="minorHAnsi"/>
                <w:bCs/>
                <w:color w:val="000000"/>
                <w:sz w:val="20"/>
                <w:szCs w:val="20"/>
              </w:rPr>
              <w:t>ing</w:t>
            </w:r>
            <w:r w:rsidRPr="007F576F">
              <w:rPr>
                <w:rFonts w:asciiTheme="minorHAnsi" w:hAnsiTheme="minorHAnsi" w:cstheme="minorHAnsi"/>
                <w:bCs/>
                <w:color w:val="000000"/>
                <w:sz w:val="20"/>
                <w:szCs w:val="20"/>
              </w:rPr>
              <w:t xml:space="preserve"> assistant</w:t>
            </w:r>
          </w:p>
          <w:p w14:paraId="6DD47B88"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Physiotherapist</w:t>
            </w:r>
          </w:p>
          <w:p w14:paraId="0B9412A3"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Occupational therapist</w:t>
            </w:r>
          </w:p>
          <w:p w14:paraId="4A9B9F00"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Midwife</w:t>
            </w:r>
          </w:p>
          <w:p w14:paraId="4F2FAE26"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Administrative agent</w:t>
            </w:r>
          </w:p>
          <w:p w14:paraId="7338B7E6"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Pharmacist</w:t>
            </w:r>
          </w:p>
          <w:p w14:paraId="61F3F96D"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Psychologist</w:t>
            </w:r>
          </w:p>
          <w:p w14:paraId="67B4A2A3"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Other professions</w:t>
            </w:r>
          </w:p>
        </w:tc>
        <w:tc>
          <w:tcPr>
            <w:tcW w:w="1635" w:type="dxa"/>
            <w:tcBorders>
              <w:top w:val="single" w:sz="4" w:space="0" w:color="auto"/>
              <w:bottom w:val="nil"/>
            </w:tcBorders>
            <w:shd w:val="clear" w:color="auto" w:fill="auto"/>
            <w:tcMar>
              <w:top w:w="100" w:type="dxa"/>
              <w:left w:w="100" w:type="dxa"/>
              <w:bottom w:w="100" w:type="dxa"/>
              <w:right w:w="100" w:type="dxa"/>
            </w:tcMar>
          </w:tcPr>
          <w:p w14:paraId="17D03177" w14:textId="77777777" w:rsidR="003B0AFF" w:rsidRPr="007F576F" w:rsidRDefault="003B0AFF" w:rsidP="006834F8">
            <w:pPr>
              <w:jc w:val="center"/>
              <w:rPr>
                <w:rFonts w:asciiTheme="minorHAnsi" w:hAnsiTheme="minorHAnsi" w:cstheme="minorHAnsi"/>
                <w:sz w:val="20"/>
                <w:szCs w:val="20"/>
              </w:rPr>
            </w:pPr>
          </w:p>
          <w:p w14:paraId="29066B70"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1931 (19.1%)</w:t>
            </w:r>
          </w:p>
          <w:p w14:paraId="76546CEB"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2755 (27.3%)</w:t>
            </w:r>
          </w:p>
          <w:p w14:paraId="1FE36D48"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1719 (17.0%)</w:t>
            </w:r>
          </w:p>
          <w:p w14:paraId="72E42B02"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801 (7.9%)</w:t>
            </w:r>
          </w:p>
          <w:p w14:paraId="3652F359"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 xml:space="preserve"> 418 (4.1%)</w:t>
            </w:r>
          </w:p>
          <w:p w14:paraId="274E6E7B"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396 (3.9%)</w:t>
            </w:r>
          </w:p>
          <w:p w14:paraId="06F133A9"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328 (3.3%)</w:t>
            </w:r>
          </w:p>
          <w:p w14:paraId="6E579F1A"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288 (2.9%)</w:t>
            </w:r>
          </w:p>
          <w:p w14:paraId="327F97F1"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257 (2.6%)</w:t>
            </w:r>
          </w:p>
          <w:p w14:paraId="63F4B6D0"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215 (2.1%)</w:t>
            </w:r>
          </w:p>
          <w:p w14:paraId="3E164798"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979 (9.7%)</w:t>
            </w:r>
          </w:p>
        </w:tc>
        <w:tc>
          <w:tcPr>
            <w:tcW w:w="1541" w:type="dxa"/>
            <w:tcBorders>
              <w:top w:val="single" w:sz="4" w:space="0" w:color="auto"/>
              <w:bottom w:val="nil"/>
            </w:tcBorders>
            <w:shd w:val="clear" w:color="auto" w:fill="auto"/>
            <w:tcMar>
              <w:top w:w="100" w:type="dxa"/>
              <w:left w:w="100" w:type="dxa"/>
              <w:bottom w:w="100" w:type="dxa"/>
              <w:right w:w="100" w:type="dxa"/>
            </w:tcMar>
          </w:tcPr>
          <w:p w14:paraId="77C5599F" w14:textId="77777777" w:rsidR="003B0AFF" w:rsidRPr="007F576F" w:rsidRDefault="003B0AFF" w:rsidP="006834F8">
            <w:pPr>
              <w:jc w:val="center"/>
              <w:rPr>
                <w:rFonts w:asciiTheme="minorHAnsi" w:hAnsiTheme="minorHAnsi" w:cstheme="minorHAnsi"/>
                <w:color w:val="000000"/>
                <w:sz w:val="20"/>
                <w:szCs w:val="20"/>
              </w:rPr>
            </w:pPr>
          </w:p>
          <w:p w14:paraId="690C2CEF"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1083 (56.1%)</w:t>
            </w:r>
          </w:p>
          <w:p w14:paraId="1324B68D"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1926 (69.9%)</w:t>
            </w:r>
          </w:p>
          <w:p w14:paraId="027BFE04"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1177 (68.5%)</w:t>
            </w:r>
          </w:p>
          <w:p w14:paraId="69CC9B2B"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587 (73.3%)</w:t>
            </w:r>
          </w:p>
          <w:p w14:paraId="6969B7E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235 (56.2%)</w:t>
            </w:r>
          </w:p>
          <w:p w14:paraId="17C136B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226 (57.1%)</w:t>
            </w:r>
          </w:p>
          <w:p w14:paraId="6A5CF8D9"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218 (66.5%)</w:t>
            </w:r>
          </w:p>
          <w:p w14:paraId="0BC38C07"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204 (70.8%)</w:t>
            </w:r>
          </w:p>
          <w:p w14:paraId="67DFB14C"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159 (61.9%)</w:t>
            </w:r>
          </w:p>
          <w:p w14:paraId="0BA198C3"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108 (50.2%)</w:t>
            </w:r>
          </w:p>
          <w:p w14:paraId="516E36BF"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617 (63.0%)</w:t>
            </w:r>
          </w:p>
        </w:tc>
        <w:tc>
          <w:tcPr>
            <w:tcW w:w="1641" w:type="dxa"/>
            <w:tcBorders>
              <w:top w:val="single" w:sz="4" w:space="0" w:color="auto"/>
              <w:bottom w:val="nil"/>
            </w:tcBorders>
          </w:tcPr>
          <w:p w14:paraId="0C372949" w14:textId="77777777" w:rsidR="003B0AFF" w:rsidRPr="007F576F" w:rsidRDefault="003B0AFF" w:rsidP="006834F8">
            <w:pPr>
              <w:jc w:val="center"/>
              <w:rPr>
                <w:rFonts w:asciiTheme="minorHAnsi" w:hAnsiTheme="minorHAnsi" w:cstheme="minorHAnsi"/>
                <w:color w:val="000000"/>
                <w:sz w:val="20"/>
                <w:szCs w:val="20"/>
              </w:rPr>
            </w:pPr>
          </w:p>
          <w:p w14:paraId="3B379E93"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848 (43.9%)</w:t>
            </w:r>
          </w:p>
          <w:p w14:paraId="5FCB4B10"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829 (30.1%)</w:t>
            </w:r>
          </w:p>
          <w:p w14:paraId="150B809A"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542 (31.5%)</w:t>
            </w:r>
          </w:p>
          <w:p w14:paraId="75515AF9"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214 (26.7%)</w:t>
            </w:r>
          </w:p>
          <w:p w14:paraId="4D1C0A27"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183 (43.8%)</w:t>
            </w:r>
          </w:p>
          <w:p w14:paraId="47BE5235"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170 (42.9%)</w:t>
            </w:r>
          </w:p>
          <w:p w14:paraId="6B64A580"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110 (33.5%)</w:t>
            </w:r>
          </w:p>
          <w:p w14:paraId="0F2E0F12"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84 (29.2%)</w:t>
            </w:r>
          </w:p>
          <w:p w14:paraId="7504EAD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98 (38.1%)</w:t>
            </w:r>
          </w:p>
          <w:p w14:paraId="58B2615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107 (49.8%)</w:t>
            </w:r>
          </w:p>
          <w:p w14:paraId="4E4D56FE"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362 (37.0%)</w:t>
            </w:r>
          </w:p>
        </w:tc>
        <w:tc>
          <w:tcPr>
            <w:tcW w:w="992" w:type="dxa"/>
            <w:tcBorders>
              <w:top w:val="single" w:sz="4" w:space="0" w:color="auto"/>
              <w:bottom w:val="nil"/>
            </w:tcBorders>
          </w:tcPr>
          <w:p w14:paraId="080F28F1"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2DCE8401"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16020172" w14:textId="77777777" w:rsidR="003B0AFF" w:rsidRPr="007F576F" w:rsidRDefault="003B0AFF" w:rsidP="006834F8">
            <w:pPr>
              <w:rPr>
                <w:rFonts w:asciiTheme="minorHAnsi" w:hAnsiTheme="minorHAnsi" w:cstheme="minorHAnsi"/>
                <w:color w:val="000000"/>
                <w:sz w:val="20"/>
                <w:szCs w:val="20"/>
              </w:rPr>
            </w:pPr>
            <w:r w:rsidRPr="007F576F">
              <w:rPr>
                <w:rFonts w:asciiTheme="minorHAnsi" w:hAnsiTheme="minorHAnsi" w:cstheme="minorHAnsi"/>
                <w:b/>
                <w:bCs/>
                <w:color w:val="000000"/>
                <w:sz w:val="20"/>
                <w:szCs w:val="20"/>
              </w:rPr>
              <w:t>Sector:</w:t>
            </w:r>
            <w:r w:rsidRPr="007F576F">
              <w:rPr>
                <w:rFonts w:asciiTheme="minorHAnsi" w:hAnsiTheme="minorHAnsi" w:cstheme="minorHAnsi"/>
                <w:color w:val="000000"/>
                <w:sz w:val="20"/>
                <w:szCs w:val="20"/>
              </w:rPr>
              <w:t xml:space="preserve"> </w:t>
            </w:r>
          </w:p>
          <w:p w14:paraId="65FE1E65" w14:textId="77777777" w:rsidR="003B0AFF" w:rsidRPr="007F576F" w:rsidRDefault="003B0AFF" w:rsidP="006834F8">
            <w:pPr>
              <w:pStyle w:val="Paragraphedeliste"/>
              <w:numPr>
                <w:ilvl w:val="0"/>
                <w:numId w:val="5"/>
              </w:numPr>
              <w:rPr>
                <w:rFonts w:asciiTheme="minorHAnsi" w:hAnsiTheme="minorHAnsi" w:cstheme="minorHAnsi"/>
                <w:color w:val="000000"/>
                <w:sz w:val="20"/>
                <w:szCs w:val="20"/>
              </w:rPr>
            </w:pPr>
            <w:r w:rsidRPr="007F576F">
              <w:rPr>
                <w:rFonts w:asciiTheme="minorHAnsi" w:hAnsiTheme="minorHAnsi" w:cstheme="minorHAnsi"/>
                <w:color w:val="000000"/>
                <w:sz w:val="20"/>
                <w:szCs w:val="20"/>
              </w:rPr>
              <w:lastRenderedPageBreak/>
              <w:t>Public</w:t>
            </w:r>
          </w:p>
          <w:p w14:paraId="60E0FA6E" w14:textId="77777777" w:rsidR="003B0AFF" w:rsidRPr="007F576F" w:rsidRDefault="003B0AFF" w:rsidP="006834F8">
            <w:pPr>
              <w:pStyle w:val="Paragraphedeliste"/>
              <w:numPr>
                <w:ilvl w:val="0"/>
                <w:numId w:val="5"/>
              </w:numPr>
              <w:rPr>
                <w:rFonts w:asciiTheme="minorHAnsi" w:hAnsiTheme="minorHAnsi" w:cstheme="minorHAnsi"/>
                <w:color w:val="000000"/>
                <w:sz w:val="20"/>
                <w:szCs w:val="20"/>
              </w:rPr>
            </w:pPr>
            <w:r w:rsidRPr="007F576F">
              <w:rPr>
                <w:rFonts w:asciiTheme="minorHAnsi" w:hAnsiTheme="minorHAnsi" w:cstheme="minorHAnsi"/>
                <w:color w:val="000000"/>
                <w:sz w:val="20"/>
                <w:szCs w:val="20"/>
              </w:rPr>
              <w:t>Private</w:t>
            </w:r>
          </w:p>
        </w:tc>
        <w:tc>
          <w:tcPr>
            <w:tcW w:w="1635" w:type="dxa"/>
            <w:tcBorders>
              <w:top w:val="nil"/>
              <w:bottom w:val="nil"/>
            </w:tcBorders>
            <w:shd w:val="clear" w:color="auto" w:fill="auto"/>
            <w:tcMar>
              <w:top w:w="100" w:type="dxa"/>
              <w:left w:w="100" w:type="dxa"/>
              <w:bottom w:w="100" w:type="dxa"/>
              <w:right w:w="100" w:type="dxa"/>
            </w:tcMar>
          </w:tcPr>
          <w:p w14:paraId="31F443D3" w14:textId="77777777" w:rsidR="003B0AFF" w:rsidRPr="007F576F" w:rsidRDefault="003B0AFF" w:rsidP="006834F8">
            <w:pPr>
              <w:jc w:val="center"/>
              <w:rPr>
                <w:rFonts w:asciiTheme="minorHAnsi" w:hAnsiTheme="minorHAnsi" w:cstheme="minorHAnsi"/>
                <w:sz w:val="20"/>
                <w:szCs w:val="20"/>
              </w:rPr>
            </w:pPr>
          </w:p>
          <w:p w14:paraId="02DAC4C8"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lastRenderedPageBreak/>
              <w:t>8700 (86.2%)</w:t>
            </w:r>
          </w:p>
          <w:p w14:paraId="1DBBD8F1"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1287 (13.8%)</w:t>
            </w:r>
          </w:p>
        </w:tc>
        <w:tc>
          <w:tcPr>
            <w:tcW w:w="1541" w:type="dxa"/>
            <w:tcBorders>
              <w:top w:val="nil"/>
              <w:bottom w:val="nil"/>
            </w:tcBorders>
            <w:shd w:val="clear" w:color="auto" w:fill="auto"/>
            <w:tcMar>
              <w:top w:w="100" w:type="dxa"/>
              <w:left w:w="100" w:type="dxa"/>
              <w:bottom w:w="100" w:type="dxa"/>
              <w:right w:w="100" w:type="dxa"/>
            </w:tcMar>
          </w:tcPr>
          <w:p w14:paraId="4A7E5671" w14:textId="77777777" w:rsidR="003B0AFF" w:rsidRPr="007F576F" w:rsidRDefault="003B0AFF" w:rsidP="006834F8">
            <w:pPr>
              <w:jc w:val="center"/>
              <w:rPr>
                <w:rFonts w:asciiTheme="minorHAnsi" w:hAnsiTheme="minorHAnsi" w:cstheme="minorHAnsi"/>
                <w:color w:val="000000"/>
                <w:sz w:val="20"/>
                <w:szCs w:val="20"/>
              </w:rPr>
            </w:pPr>
          </w:p>
          <w:p w14:paraId="6BC70311"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lastRenderedPageBreak/>
              <w:t>5714 (65.7%)</w:t>
            </w:r>
          </w:p>
          <w:p w14:paraId="4CCD911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826 (59.6%)</w:t>
            </w:r>
          </w:p>
        </w:tc>
        <w:tc>
          <w:tcPr>
            <w:tcW w:w="1641" w:type="dxa"/>
            <w:tcBorders>
              <w:top w:val="nil"/>
              <w:bottom w:val="nil"/>
            </w:tcBorders>
          </w:tcPr>
          <w:p w14:paraId="0544318B" w14:textId="77777777" w:rsidR="003B0AFF" w:rsidRPr="007F576F" w:rsidRDefault="003B0AFF" w:rsidP="006834F8">
            <w:pPr>
              <w:jc w:val="center"/>
              <w:rPr>
                <w:rFonts w:asciiTheme="minorHAnsi" w:hAnsiTheme="minorHAnsi" w:cstheme="minorHAnsi"/>
                <w:color w:val="000000"/>
                <w:sz w:val="20"/>
                <w:szCs w:val="20"/>
              </w:rPr>
            </w:pPr>
          </w:p>
          <w:p w14:paraId="242D6396"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lastRenderedPageBreak/>
              <w:t>2986 (34.3%)</w:t>
            </w:r>
          </w:p>
          <w:p w14:paraId="7C522CE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561 (40.4%)</w:t>
            </w:r>
          </w:p>
        </w:tc>
        <w:tc>
          <w:tcPr>
            <w:tcW w:w="992" w:type="dxa"/>
            <w:tcBorders>
              <w:top w:val="nil"/>
              <w:bottom w:val="nil"/>
            </w:tcBorders>
          </w:tcPr>
          <w:p w14:paraId="7791C20E"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lastRenderedPageBreak/>
              <w:t>&lt;10</w:t>
            </w:r>
            <w:r w:rsidRPr="007F576F">
              <w:rPr>
                <w:rFonts w:asciiTheme="minorHAnsi" w:hAnsiTheme="minorHAnsi" w:cstheme="minorHAnsi"/>
                <w:color w:val="000000"/>
                <w:sz w:val="20"/>
                <w:szCs w:val="20"/>
                <w:vertAlign w:val="superscript"/>
              </w:rPr>
              <w:t>-4</w:t>
            </w:r>
          </w:p>
        </w:tc>
      </w:tr>
      <w:tr w:rsidR="003B0AFF" w:rsidRPr="007F576F" w14:paraId="2DFAADDF" w14:textId="77777777" w:rsidTr="006834F8">
        <w:trPr>
          <w:trHeight w:val="20"/>
          <w:jc w:val="center"/>
        </w:trPr>
        <w:tc>
          <w:tcPr>
            <w:tcW w:w="4461" w:type="dxa"/>
            <w:tcBorders>
              <w:top w:val="nil"/>
              <w:bottom w:val="single" w:sz="4" w:space="0" w:color="auto"/>
            </w:tcBorders>
            <w:shd w:val="clear" w:color="auto" w:fill="auto"/>
            <w:tcMar>
              <w:top w:w="100" w:type="dxa"/>
              <w:left w:w="100" w:type="dxa"/>
              <w:bottom w:w="100" w:type="dxa"/>
              <w:right w:w="100" w:type="dxa"/>
            </w:tcMar>
          </w:tcPr>
          <w:p w14:paraId="66AAEA03" w14:textId="3CA16615" w:rsidR="003B0AFF" w:rsidRPr="007F576F" w:rsidRDefault="00315235" w:rsidP="006834F8">
            <w:pPr>
              <w:rPr>
                <w:rFonts w:asciiTheme="minorHAnsi" w:hAnsiTheme="minorHAnsi" w:cstheme="minorHAnsi"/>
                <w:b/>
                <w:bCs/>
                <w:color w:val="000000"/>
                <w:sz w:val="20"/>
                <w:szCs w:val="20"/>
              </w:rPr>
            </w:pPr>
            <w:r w:rsidRPr="007F576F">
              <w:rPr>
                <w:rFonts w:asciiTheme="minorHAnsi" w:hAnsiTheme="minorHAnsi" w:cstheme="minorHAnsi"/>
                <w:b/>
                <w:color w:val="000000"/>
                <w:sz w:val="20"/>
                <w:szCs w:val="20"/>
              </w:rPr>
              <w:t>Experience of ≤ 12 months</w:t>
            </w:r>
            <w:r w:rsidR="003B0AFF" w:rsidRPr="007F576F">
              <w:rPr>
                <w:rFonts w:asciiTheme="minorHAnsi" w:hAnsiTheme="minorHAnsi" w:cstheme="minorHAnsi"/>
                <w:b/>
                <w:color w:val="000000"/>
                <w:sz w:val="20"/>
                <w:szCs w:val="20"/>
              </w:rPr>
              <w:t>:</w:t>
            </w:r>
            <w:r w:rsidR="003B0AFF" w:rsidRPr="007F576F">
              <w:rPr>
                <w:rFonts w:asciiTheme="minorHAnsi" w:hAnsiTheme="minorHAnsi" w:cstheme="minorHAnsi"/>
                <w:bCs/>
                <w:color w:val="000000"/>
                <w:sz w:val="20"/>
                <w:szCs w:val="20"/>
              </w:rPr>
              <w:t xml:space="preserve"> Yes</w:t>
            </w:r>
          </w:p>
        </w:tc>
        <w:tc>
          <w:tcPr>
            <w:tcW w:w="1635" w:type="dxa"/>
            <w:tcBorders>
              <w:top w:val="nil"/>
              <w:bottom w:val="single" w:sz="4" w:space="0" w:color="auto"/>
            </w:tcBorders>
            <w:shd w:val="clear" w:color="auto" w:fill="auto"/>
            <w:tcMar>
              <w:top w:w="100" w:type="dxa"/>
              <w:left w:w="100" w:type="dxa"/>
              <w:bottom w:w="100" w:type="dxa"/>
              <w:right w:w="100" w:type="dxa"/>
            </w:tcMar>
          </w:tcPr>
          <w:p w14:paraId="45E05227"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644 (6.4%)</w:t>
            </w:r>
          </w:p>
        </w:tc>
        <w:tc>
          <w:tcPr>
            <w:tcW w:w="1541" w:type="dxa"/>
            <w:tcBorders>
              <w:top w:val="nil"/>
              <w:bottom w:val="single" w:sz="4" w:space="0" w:color="auto"/>
            </w:tcBorders>
            <w:shd w:val="clear" w:color="auto" w:fill="auto"/>
            <w:tcMar>
              <w:top w:w="100" w:type="dxa"/>
              <w:left w:w="100" w:type="dxa"/>
              <w:bottom w:w="100" w:type="dxa"/>
              <w:right w:w="100" w:type="dxa"/>
            </w:tcMar>
          </w:tcPr>
          <w:p w14:paraId="49BC6C92"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365 (56.7%)</w:t>
            </w:r>
          </w:p>
        </w:tc>
        <w:tc>
          <w:tcPr>
            <w:tcW w:w="1641" w:type="dxa"/>
            <w:tcBorders>
              <w:top w:val="nil"/>
              <w:bottom w:val="single" w:sz="4" w:space="0" w:color="auto"/>
            </w:tcBorders>
          </w:tcPr>
          <w:p w14:paraId="5C9E050A"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279 (43.3%)</w:t>
            </w:r>
          </w:p>
        </w:tc>
        <w:tc>
          <w:tcPr>
            <w:tcW w:w="992" w:type="dxa"/>
            <w:tcBorders>
              <w:top w:val="nil"/>
              <w:bottom w:val="single" w:sz="4" w:space="0" w:color="auto"/>
            </w:tcBorders>
          </w:tcPr>
          <w:p w14:paraId="35342EF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0585478A" w14:textId="77777777" w:rsidTr="006834F8">
        <w:trPr>
          <w:trHeight w:val="25"/>
          <w:jc w:val="center"/>
        </w:trPr>
        <w:tc>
          <w:tcPr>
            <w:tcW w:w="4461" w:type="dxa"/>
            <w:tcBorders>
              <w:top w:val="single" w:sz="4" w:space="0" w:color="auto"/>
              <w:bottom w:val="single" w:sz="4" w:space="0" w:color="auto"/>
            </w:tcBorders>
            <w:shd w:val="clear" w:color="auto" w:fill="auto"/>
            <w:tcMar>
              <w:top w:w="100" w:type="dxa"/>
              <w:left w:w="100" w:type="dxa"/>
              <w:bottom w:w="100" w:type="dxa"/>
              <w:right w:w="100" w:type="dxa"/>
            </w:tcMar>
          </w:tcPr>
          <w:p w14:paraId="04ED0C52"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Professional modifiable factors</w:t>
            </w:r>
          </w:p>
        </w:tc>
        <w:tc>
          <w:tcPr>
            <w:tcW w:w="1635" w:type="dxa"/>
            <w:tcBorders>
              <w:top w:val="single" w:sz="4" w:space="0" w:color="auto"/>
              <w:bottom w:val="single" w:sz="4" w:space="0" w:color="auto"/>
            </w:tcBorders>
            <w:shd w:val="clear" w:color="auto" w:fill="auto"/>
            <w:tcMar>
              <w:top w:w="100" w:type="dxa"/>
              <w:left w:w="100" w:type="dxa"/>
              <w:bottom w:w="100" w:type="dxa"/>
              <w:right w:w="100" w:type="dxa"/>
            </w:tcMar>
          </w:tcPr>
          <w:p w14:paraId="14FE6422" w14:textId="77777777" w:rsidR="003B0AFF" w:rsidRPr="007F576F" w:rsidRDefault="003B0AFF" w:rsidP="006834F8">
            <w:pPr>
              <w:jc w:val="center"/>
              <w:rPr>
                <w:rFonts w:asciiTheme="minorHAnsi" w:hAnsiTheme="minorHAnsi" w:cstheme="minorHAnsi"/>
                <w:sz w:val="20"/>
                <w:szCs w:val="20"/>
              </w:rPr>
            </w:pPr>
          </w:p>
        </w:tc>
        <w:tc>
          <w:tcPr>
            <w:tcW w:w="1541" w:type="dxa"/>
            <w:tcBorders>
              <w:top w:val="single" w:sz="4" w:space="0" w:color="auto"/>
              <w:bottom w:val="single" w:sz="4" w:space="0" w:color="auto"/>
            </w:tcBorders>
            <w:shd w:val="clear" w:color="auto" w:fill="auto"/>
            <w:tcMar>
              <w:top w:w="100" w:type="dxa"/>
              <w:left w:w="100" w:type="dxa"/>
              <w:bottom w:w="100" w:type="dxa"/>
              <w:right w:w="100" w:type="dxa"/>
            </w:tcMar>
          </w:tcPr>
          <w:p w14:paraId="7E54249F" w14:textId="77777777" w:rsidR="003B0AFF" w:rsidRPr="007F576F" w:rsidRDefault="003B0AFF" w:rsidP="006834F8">
            <w:pPr>
              <w:jc w:val="center"/>
              <w:rPr>
                <w:rFonts w:asciiTheme="minorHAnsi" w:hAnsiTheme="minorHAnsi" w:cstheme="minorHAnsi"/>
                <w:color w:val="000000"/>
                <w:sz w:val="20"/>
                <w:szCs w:val="20"/>
              </w:rPr>
            </w:pPr>
          </w:p>
        </w:tc>
        <w:tc>
          <w:tcPr>
            <w:tcW w:w="1641" w:type="dxa"/>
            <w:tcBorders>
              <w:top w:val="single" w:sz="4" w:space="0" w:color="auto"/>
              <w:bottom w:val="single" w:sz="4" w:space="0" w:color="auto"/>
            </w:tcBorders>
          </w:tcPr>
          <w:p w14:paraId="7D0DD168" w14:textId="77777777" w:rsidR="003B0AFF" w:rsidRPr="007F576F" w:rsidRDefault="003B0AFF" w:rsidP="006834F8">
            <w:pPr>
              <w:jc w:val="center"/>
              <w:rPr>
                <w:rFonts w:asciiTheme="minorHAnsi" w:hAnsiTheme="minorHAnsi" w:cstheme="minorHAnsi"/>
                <w:color w:val="000000"/>
                <w:sz w:val="20"/>
                <w:szCs w:val="20"/>
              </w:rPr>
            </w:pPr>
          </w:p>
        </w:tc>
        <w:tc>
          <w:tcPr>
            <w:tcW w:w="992" w:type="dxa"/>
            <w:tcBorders>
              <w:top w:val="single" w:sz="4" w:space="0" w:color="auto"/>
              <w:bottom w:val="single" w:sz="4" w:space="0" w:color="auto"/>
            </w:tcBorders>
          </w:tcPr>
          <w:p w14:paraId="1627877B" w14:textId="77777777" w:rsidR="003B0AFF" w:rsidRPr="007F576F" w:rsidRDefault="003B0AFF" w:rsidP="006834F8">
            <w:pPr>
              <w:jc w:val="center"/>
              <w:rPr>
                <w:rFonts w:asciiTheme="minorHAnsi" w:hAnsiTheme="minorHAnsi" w:cstheme="minorHAnsi"/>
                <w:color w:val="000000"/>
                <w:sz w:val="20"/>
                <w:szCs w:val="20"/>
              </w:rPr>
            </w:pPr>
          </w:p>
        </w:tc>
      </w:tr>
      <w:tr w:rsidR="003B0AFF" w:rsidRPr="007F576F" w14:paraId="495AF79E" w14:textId="77777777" w:rsidTr="006834F8">
        <w:trPr>
          <w:trHeight w:val="25"/>
          <w:jc w:val="center"/>
        </w:trPr>
        <w:tc>
          <w:tcPr>
            <w:tcW w:w="4461" w:type="dxa"/>
            <w:tcBorders>
              <w:top w:val="single" w:sz="4" w:space="0" w:color="auto"/>
              <w:bottom w:val="nil"/>
            </w:tcBorders>
            <w:shd w:val="clear" w:color="auto" w:fill="auto"/>
            <w:tcMar>
              <w:top w:w="100" w:type="dxa"/>
              <w:left w:w="100" w:type="dxa"/>
              <w:bottom w:w="100" w:type="dxa"/>
              <w:right w:w="100" w:type="dxa"/>
            </w:tcMar>
          </w:tcPr>
          <w:p w14:paraId="6516220B" w14:textId="0AF4B83C" w:rsidR="003B0AFF" w:rsidRPr="007F576F" w:rsidRDefault="003B0AFF" w:rsidP="006834F8">
            <w:pPr>
              <w:rPr>
                <w:rFonts w:asciiTheme="minorHAnsi" w:hAnsiTheme="minorHAnsi" w:cstheme="minorHAnsi"/>
                <w:b/>
                <w:color w:val="000000"/>
                <w:sz w:val="20"/>
                <w:szCs w:val="20"/>
              </w:rPr>
            </w:pPr>
            <w:proofErr w:type="spellStart"/>
            <w:r w:rsidRPr="007F576F">
              <w:rPr>
                <w:rFonts w:asciiTheme="minorHAnsi" w:hAnsiTheme="minorHAnsi" w:cstheme="minorHAnsi"/>
                <w:b/>
                <w:bCs/>
                <w:color w:val="000000"/>
                <w:sz w:val="20"/>
                <w:szCs w:val="20"/>
              </w:rPr>
              <w:t>Nigh</w:t>
            </w:r>
            <w:r w:rsidR="00315235" w:rsidRPr="007F576F">
              <w:rPr>
                <w:rFonts w:asciiTheme="minorHAnsi" w:hAnsiTheme="minorHAnsi" w:cstheme="minorHAnsi"/>
                <w:b/>
                <w:bCs/>
                <w:color w:val="000000"/>
                <w:sz w:val="20"/>
                <w:szCs w:val="20"/>
              </w:rPr>
              <w:t>ttime</w:t>
            </w:r>
            <w:proofErr w:type="spellEnd"/>
            <w:r w:rsidR="00315235" w:rsidRPr="007F576F">
              <w:rPr>
                <w:rFonts w:asciiTheme="minorHAnsi" w:hAnsiTheme="minorHAnsi" w:cstheme="minorHAnsi"/>
                <w:b/>
                <w:bCs/>
                <w:color w:val="000000"/>
                <w:sz w:val="20"/>
                <w:szCs w:val="20"/>
              </w:rPr>
              <w:t xml:space="preserve"> work</w:t>
            </w:r>
            <w:r w:rsidRPr="007F576F">
              <w:rPr>
                <w:rFonts w:asciiTheme="minorHAnsi" w:hAnsiTheme="minorHAnsi" w:cstheme="minorHAnsi"/>
                <w:bCs/>
                <w:color w:val="000000"/>
                <w:sz w:val="20"/>
                <w:szCs w:val="20"/>
              </w:rPr>
              <w:t>: Yes</w:t>
            </w:r>
          </w:p>
        </w:tc>
        <w:tc>
          <w:tcPr>
            <w:tcW w:w="1635" w:type="dxa"/>
            <w:tcBorders>
              <w:top w:val="single" w:sz="4" w:space="0" w:color="auto"/>
              <w:bottom w:val="nil"/>
            </w:tcBorders>
            <w:shd w:val="clear" w:color="auto" w:fill="auto"/>
            <w:tcMar>
              <w:top w:w="100" w:type="dxa"/>
              <w:left w:w="100" w:type="dxa"/>
              <w:bottom w:w="100" w:type="dxa"/>
              <w:right w:w="100" w:type="dxa"/>
            </w:tcMar>
          </w:tcPr>
          <w:p w14:paraId="1D24E095"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598 (5.9%)</w:t>
            </w:r>
          </w:p>
        </w:tc>
        <w:tc>
          <w:tcPr>
            <w:tcW w:w="1541" w:type="dxa"/>
            <w:tcBorders>
              <w:top w:val="single" w:sz="4" w:space="0" w:color="auto"/>
              <w:bottom w:val="nil"/>
            </w:tcBorders>
            <w:shd w:val="clear" w:color="auto" w:fill="auto"/>
            <w:tcMar>
              <w:top w:w="100" w:type="dxa"/>
              <w:left w:w="100" w:type="dxa"/>
              <w:bottom w:w="100" w:type="dxa"/>
              <w:right w:w="100" w:type="dxa"/>
            </w:tcMar>
          </w:tcPr>
          <w:p w14:paraId="2AC86CC7"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454 (75.9%)</w:t>
            </w:r>
          </w:p>
        </w:tc>
        <w:tc>
          <w:tcPr>
            <w:tcW w:w="1641" w:type="dxa"/>
            <w:tcBorders>
              <w:top w:val="single" w:sz="4" w:space="0" w:color="auto"/>
              <w:bottom w:val="nil"/>
            </w:tcBorders>
          </w:tcPr>
          <w:p w14:paraId="6601CE0E"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144 (24.1%)</w:t>
            </w:r>
          </w:p>
        </w:tc>
        <w:tc>
          <w:tcPr>
            <w:tcW w:w="992" w:type="dxa"/>
            <w:tcBorders>
              <w:top w:val="single" w:sz="4" w:space="0" w:color="auto"/>
              <w:bottom w:val="nil"/>
            </w:tcBorders>
          </w:tcPr>
          <w:p w14:paraId="6E4ADF07"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 xml:space="preserve">-4 </w:t>
            </w:r>
          </w:p>
        </w:tc>
      </w:tr>
      <w:tr w:rsidR="003B0AFF" w:rsidRPr="007F576F" w14:paraId="1B50BCF6"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41DA4DC7" w14:textId="694C87A9" w:rsidR="003B0AFF" w:rsidRPr="007F576F" w:rsidRDefault="003B0AFF" w:rsidP="006834F8">
            <w:pPr>
              <w:rPr>
                <w:rFonts w:asciiTheme="minorHAnsi" w:hAnsiTheme="minorHAnsi" w:cstheme="minorHAnsi"/>
                <w:b/>
                <w:color w:val="000000"/>
                <w:sz w:val="20"/>
                <w:szCs w:val="20"/>
              </w:rPr>
            </w:pPr>
            <w:r w:rsidRPr="007F576F">
              <w:rPr>
                <w:rFonts w:asciiTheme="minorHAnsi" w:hAnsiTheme="minorHAnsi" w:cstheme="minorHAnsi"/>
                <w:b/>
                <w:color w:val="000000"/>
                <w:sz w:val="20"/>
                <w:szCs w:val="20"/>
              </w:rPr>
              <w:t>Fixed schedule:</w:t>
            </w:r>
            <w:r w:rsidRPr="007F576F">
              <w:rPr>
                <w:rFonts w:asciiTheme="minorHAnsi" w:hAnsiTheme="minorHAnsi" w:cstheme="minorHAnsi"/>
                <w:bCs/>
                <w:color w:val="000000"/>
                <w:sz w:val="20"/>
                <w:szCs w:val="20"/>
              </w:rPr>
              <w:t xml:space="preserve"> Yes</w:t>
            </w:r>
          </w:p>
        </w:tc>
        <w:tc>
          <w:tcPr>
            <w:tcW w:w="1635" w:type="dxa"/>
            <w:tcBorders>
              <w:top w:val="nil"/>
              <w:bottom w:val="nil"/>
            </w:tcBorders>
            <w:shd w:val="clear" w:color="auto" w:fill="auto"/>
            <w:tcMar>
              <w:top w:w="100" w:type="dxa"/>
              <w:left w:w="100" w:type="dxa"/>
              <w:bottom w:w="100" w:type="dxa"/>
              <w:right w:w="100" w:type="dxa"/>
            </w:tcMar>
          </w:tcPr>
          <w:p w14:paraId="6EE69BEA"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5303 (52.6%)</w:t>
            </w:r>
          </w:p>
        </w:tc>
        <w:tc>
          <w:tcPr>
            <w:tcW w:w="1541" w:type="dxa"/>
            <w:tcBorders>
              <w:top w:val="nil"/>
              <w:bottom w:val="nil"/>
            </w:tcBorders>
            <w:shd w:val="clear" w:color="auto" w:fill="auto"/>
            <w:tcMar>
              <w:top w:w="100" w:type="dxa"/>
              <w:left w:w="100" w:type="dxa"/>
              <w:bottom w:w="100" w:type="dxa"/>
              <w:right w:w="100" w:type="dxa"/>
            </w:tcMar>
          </w:tcPr>
          <w:p w14:paraId="1FF84AEF"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3329 (62.8%)</w:t>
            </w:r>
          </w:p>
        </w:tc>
        <w:tc>
          <w:tcPr>
            <w:tcW w:w="1641" w:type="dxa"/>
            <w:tcBorders>
              <w:top w:val="nil"/>
              <w:bottom w:val="nil"/>
            </w:tcBorders>
          </w:tcPr>
          <w:p w14:paraId="135F6E1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1974 (37.2%)</w:t>
            </w:r>
          </w:p>
        </w:tc>
        <w:tc>
          <w:tcPr>
            <w:tcW w:w="992" w:type="dxa"/>
            <w:tcBorders>
              <w:top w:val="nil"/>
              <w:bottom w:val="nil"/>
            </w:tcBorders>
          </w:tcPr>
          <w:p w14:paraId="4F0F5C32"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64DD6DD3"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036DF832" w14:textId="37FD46E2" w:rsidR="003B0AFF" w:rsidRPr="007F576F" w:rsidRDefault="003B0AFF" w:rsidP="006834F8">
            <w:pPr>
              <w:rPr>
                <w:rFonts w:asciiTheme="minorHAnsi" w:hAnsiTheme="minorHAnsi" w:cstheme="minorHAnsi"/>
                <w:b/>
                <w:color w:val="000000"/>
                <w:sz w:val="20"/>
                <w:szCs w:val="20"/>
              </w:rPr>
            </w:pPr>
            <w:r w:rsidRPr="007F576F">
              <w:rPr>
                <w:rFonts w:asciiTheme="minorHAnsi" w:hAnsiTheme="minorHAnsi" w:cstheme="minorHAnsi"/>
                <w:b/>
                <w:color w:val="000000"/>
                <w:sz w:val="20"/>
                <w:szCs w:val="20"/>
              </w:rPr>
              <w:t>Known schedule:</w:t>
            </w:r>
            <w:r w:rsidRPr="007F576F">
              <w:rPr>
                <w:rFonts w:asciiTheme="minorHAnsi" w:hAnsiTheme="minorHAnsi" w:cstheme="minorHAnsi"/>
                <w:bCs/>
                <w:color w:val="000000"/>
                <w:sz w:val="20"/>
                <w:szCs w:val="20"/>
              </w:rPr>
              <w:t xml:space="preserve"> Yes</w:t>
            </w:r>
          </w:p>
        </w:tc>
        <w:tc>
          <w:tcPr>
            <w:tcW w:w="1635" w:type="dxa"/>
            <w:tcBorders>
              <w:top w:val="nil"/>
              <w:bottom w:val="nil"/>
            </w:tcBorders>
            <w:shd w:val="clear" w:color="auto" w:fill="auto"/>
            <w:tcMar>
              <w:top w:w="100" w:type="dxa"/>
              <w:left w:w="100" w:type="dxa"/>
              <w:bottom w:w="100" w:type="dxa"/>
              <w:right w:w="100" w:type="dxa"/>
            </w:tcMar>
          </w:tcPr>
          <w:p w14:paraId="2CD74CF0"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8997 (89.2%)</w:t>
            </w:r>
          </w:p>
        </w:tc>
        <w:tc>
          <w:tcPr>
            <w:tcW w:w="1541" w:type="dxa"/>
            <w:tcBorders>
              <w:top w:val="nil"/>
              <w:bottom w:val="nil"/>
            </w:tcBorders>
            <w:shd w:val="clear" w:color="auto" w:fill="auto"/>
            <w:tcMar>
              <w:top w:w="100" w:type="dxa"/>
              <w:left w:w="100" w:type="dxa"/>
              <w:bottom w:w="100" w:type="dxa"/>
              <w:right w:w="100" w:type="dxa"/>
            </w:tcMar>
          </w:tcPr>
          <w:p w14:paraId="5AAF648F"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5749 (63.9%)</w:t>
            </w:r>
          </w:p>
        </w:tc>
        <w:tc>
          <w:tcPr>
            <w:tcW w:w="1641" w:type="dxa"/>
            <w:tcBorders>
              <w:top w:val="nil"/>
              <w:bottom w:val="nil"/>
            </w:tcBorders>
          </w:tcPr>
          <w:p w14:paraId="15B1A5D5"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3248 (36.1%)</w:t>
            </w:r>
          </w:p>
        </w:tc>
        <w:tc>
          <w:tcPr>
            <w:tcW w:w="992" w:type="dxa"/>
            <w:tcBorders>
              <w:top w:val="nil"/>
              <w:bottom w:val="nil"/>
            </w:tcBorders>
          </w:tcPr>
          <w:p w14:paraId="5B3394B9"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7DBA75FB"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1DCB11B8"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
                <w:color w:val="000000"/>
                <w:sz w:val="20"/>
                <w:szCs w:val="20"/>
              </w:rPr>
              <w:t xml:space="preserve">JCQ dimensions </w:t>
            </w:r>
            <w:r w:rsidRPr="007F576F">
              <w:rPr>
                <w:rFonts w:asciiTheme="minorHAnsi" w:hAnsiTheme="minorHAnsi" w:cstheme="minorHAnsi"/>
                <w:bCs/>
                <w:color w:val="000000"/>
                <w:sz w:val="20"/>
                <w:szCs w:val="20"/>
              </w:rPr>
              <w:t>(rescaled from 1 to 4)</w:t>
            </w:r>
          </w:p>
          <w:p w14:paraId="1273800F"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Speed and quantity</w:t>
            </w:r>
          </w:p>
          <w:p w14:paraId="74048C79"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Complexity and intensity</w:t>
            </w:r>
          </w:p>
          <w:p w14:paraId="6D8DF3AB"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Fragmentation and unpredictability</w:t>
            </w:r>
          </w:p>
          <w:p w14:paraId="79C9CEBE"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Decision-making latitude</w:t>
            </w:r>
          </w:p>
          <w:p w14:paraId="4E0D5751"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Use of skills</w:t>
            </w:r>
          </w:p>
          <w:p w14:paraId="70DBA7D9"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Skill development</w:t>
            </w:r>
          </w:p>
          <w:p w14:paraId="35C31F7A"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Professional support by superiors</w:t>
            </w:r>
          </w:p>
          <w:p w14:paraId="199B57AD"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Professional support by colleagues</w:t>
            </w:r>
          </w:p>
          <w:p w14:paraId="777F3ED8"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Emotional support by superiors</w:t>
            </w:r>
          </w:p>
          <w:p w14:paraId="679ACABE" w14:textId="77777777" w:rsidR="003B0AFF" w:rsidRPr="007F576F" w:rsidRDefault="003B0AFF" w:rsidP="006834F8">
            <w:pPr>
              <w:pStyle w:val="Paragraphedeliste"/>
              <w:numPr>
                <w:ilvl w:val="0"/>
                <w:numId w:val="5"/>
              </w:num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Emotional support by colleagues</w:t>
            </w:r>
          </w:p>
        </w:tc>
        <w:tc>
          <w:tcPr>
            <w:tcW w:w="1635" w:type="dxa"/>
            <w:tcBorders>
              <w:top w:val="nil"/>
              <w:bottom w:val="nil"/>
            </w:tcBorders>
            <w:shd w:val="clear" w:color="auto" w:fill="auto"/>
            <w:tcMar>
              <w:top w:w="100" w:type="dxa"/>
              <w:left w:w="100" w:type="dxa"/>
              <w:bottom w:w="100" w:type="dxa"/>
              <w:right w:w="100" w:type="dxa"/>
            </w:tcMar>
          </w:tcPr>
          <w:p w14:paraId="3860D8FB" w14:textId="77777777" w:rsidR="003B0AFF" w:rsidRPr="007F576F" w:rsidRDefault="003B0AFF" w:rsidP="006834F8">
            <w:pPr>
              <w:jc w:val="center"/>
              <w:rPr>
                <w:rFonts w:asciiTheme="minorHAnsi" w:hAnsiTheme="minorHAnsi" w:cstheme="minorHAnsi"/>
                <w:sz w:val="20"/>
                <w:szCs w:val="20"/>
              </w:rPr>
            </w:pPr>
          </w:p>
          <w:p w14:paraId="7670D59E"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2.89 ± 0.68</w:t>
            </w:r>
          </w:p>
          <w:p w14:paraId="61C016B1"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3.00 ± 0.55</w:t>
            </w:r>
          </w:p>
          <w:p w14:paraId="21336DBA"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2.93 ± 0.69</w:t>
            </w:r>
          </w:p>
          <w:p w14:paraId="4D0541DA"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3.04 ± 0.58</w:t>
            </w:r>
          </w:p>
          <w:p w14:paraId="5DBC1465"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2.84 ± 0.5</w:t>
            </w:r>
          </w:p>
          <w:p w14:paraId="13675C7B"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3.22 ± 0.52</w:t>
            </w:r>
          </w:p>
          <w:p w14:paraId="7F53A2D6"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2.61 ± 0.87</w:t>
            </w:r>
          </w:p>
          <w:p w14:paraId="469AE8DF"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3.17 ± 0.59</w:t>
            </w:r>
          </w:p>
          <w:p w14:paraId="3FE49A0A"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2.62 ± 0.90</w:t>
            </w:r>
          </w:p>
          <w:p w14:paraId="3FF6421B" w14:textId="77777777" w:rsidR="003B0AFF" w:rsidRPr="007F576F" w:rsidRDefault="003B0AFF" w:rsidP="006834F8">
            <w:pPr>
              <w:jc w:val="center"/>
              <w:rPr>
                <w:rFonts w:asciiTheme="minorHAnsi" w:hAnsiTheme="minorHAnsi" w:cstheme="minorHAnsi"/>
                <w:sz w:val="20"/>
                <w:szCs w:val="20"/>
                <w:vertAlign w:val="superscript"/>
              </w:rPr>
            </w:pPr>
            <w:r w:rsidRPr="007F576F">
              <w:rPr>
                <w:rFonts w:asciiTheme="minorHAnsi" w:hAnsiTheme="minorHAnsi" w:cstheme="minorHAnsi"/>
                <w:sz w:val="20"/>
                <w:szCs w:val="20"/>
              </w:rPr>
              <w:t>3.14 ± 0.63</w:t>
            </w:r>
          </w:p>
        </w:tc>
        <w:tc>
          <w:tcPr>
            <w:tcW w:w="1541" w:type="dxa"/>
            <w:tcBorders>
              <w:top w:val="nil"/>
              <w:bottom w:val="nil"/>
            </w:tcBorders>
            <w:shd w:val="clear" w:color="auto" w:fill="auto"/>
            <w:tcMar>
              <w:top w:w="100" w:type="dxa"/>
              <w:left w:w="100" w:type="dxa"/>
              <w:bottom w:w="100" w:type="dxa"/>
              <w:right w:w="100" w:type="dxa"/>
            </w:tcMar>
          </w:tcPr>
          <w:p w14:paraId="6552E2CB" w14:textId="77777777" w:rsidR="003B0AFF" w:rsidRPr="007F576F" w:rsidRDefault="003B0AFF" w:rsidP="006834F8">
            <w:pPr>
              <w:jc w:val="center"/>
              <w:rPr>
                <w:rFonts w:asciiTheme="minorHAnsi" w:hAnsiTheme="minorHAnsi" w:cstheme="minorHAnsi"/>
                <w:color w:val="000000"/>
                <w:sz w:val="20"/>
                <w:szCs w:val="20"/>
              </w:rPr>
            </w:pPr>
          </w:p>
          <w:p w14:paraId="37D36F8C"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2.98 ± 0.67</w:t>
            </w:r>
          </w:p>
          <w:p w14:paraId="456B139E"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3.06 ± 0.54</w:t>
            </w:r>
          </w:p>
          <w:p w14:paraId="37DC725C"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3.01 ± 0.66</w:t>
            </w:r>
          </w:p>
          <w:p w14:paraId="1F1C04B9"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2.96 ± 0.60</w:t>
            </w:r>
          </w:p>
          <w:p w14:paraId="10EDE3C2"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2.80 ± 0.51</w:t>
            </w:r>
          </w:p>
          <w:p w14:paraId="114745F2"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3.18 ± 0.53</w:t>
            </w:r>
          </w:p>
          <w:p w14:paraId="76531ECA"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2.53 ± 0.87</w:t>
            </w:r>
          </w:p>
          <w:p w14:paraId="6DD12F54"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3.12 ± 0.60</w:t>
            </w:r>
          </w:p>
          <w:p w14:paraId="0D11A4C7"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2.54 ± 0.91</w:t>
            </w:r>
          </w:p>
          <w:p w14:paraId="78EB121F"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3.09 ± 0.65</w:t>
            </w:r>
          </w:p>
        </w:tc>
        <w:tc>
          <w:tcPr>
            <w:tcW w:w="1641" w:type="dxa"/>
            <w:tcBorders>
              <w:top w:val="nil"/>
              <w:bottom w:val="nil"/>
            </w:tcBorders>
          </w:tcPr>
          <w:p w14:paraId="6D23396D" w14:textId="77777777" w:rsidR="003B0AFF" w:rsidRPr="007F576F" w:rsidRDefault="003B0AFF" w:rsidP="006834F8">
            <w:pPr>
              <w:jc w:val="center"/>
              <w:rPr>
                <w:rFonts w:asciiTheme="minorHAnsi" w:hAnsiTheme="minorHAnsi" w:cstheme="minorHAnsi"/>
                <w:color w:val="000000"/>
                <w:sz w:val="20"/>
                <w:szCs w:val="20"/>
              </w:rPr>
            </w:pPr>
          </w:p>
          <w:p w14:paraId="7B5F08B3"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2.74 ± 0.67</w:t>
            </w:r>
          </w:p>
          <w:p w14:paraId="07DDAFD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2.87 ± 0.55</w:t>
            </w:r>
          </w:p>
          <w:p w14:paraId="5EAFABD6"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2.78 ± 0.70</w:t>
            </w:r>
          </w:p>
          <w:p w14:paraId="14601DB1"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3.18 ± 0.53</w:t>
            </w:r>
          </w:p>
          <w:p w14:paraId="465FC6D3"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2.92 ± 0.48</w:t>
            </w:r>
          </w:p>
          <w:p w14:paraId="635B56FB"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3.30 ± 0.50</w:t>
            </w:r>
          </w:p>
          <w:p w14:paraId="4224BC37"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2.77 ± 0.84</w:t>
            </w:r>
          </w:p>
          <w:p w14:paraId="16556C70"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3.26 ± 0.56</w:t>
            </w:r>
          </w:p>
          <w:p w14:paraId="662DD216"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2.78 ± 0.87</w:t>
            </w:r>
          </w:p>
          <w:p w14:paraId="06E18830"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3.25 ± 0.59</w:t>
            </w:r>
          </w:p>
        </w:tc>
        <w:tc>
          <w:tcPr>
            <w:tcW w:w="992" w:type="dxa"/>
            <w:tcBorders>
              <w:top w:val="nil"/>
              <w:bottom w:val="nil"/>
            </w:tcBorders>
          </w:tcPr>
          <w:p w14:paraId="15324606" w14:textId="77777777" w:rsidR="003B0AFF" w:rsidRPr="007F576F" w:rsidRDefault="003B0AFF" w:rsidP="006834F8">
            <w:pPr>
              <w:jc w:val="center"/>
              <w:rPr>
                <w:rFonts w:asciiTheme="minorHAnsi" w:hAnsiTheme="minorHAnsi" w:cstheme="minorHAnsi"/>
                <w:color w:val="000000"/>
                <w:sz w:val="20"/>
                <w:szCs w:val="20"/>
              </w:rPr>
            </w:pPr>
          </w:p>
          <w:p w14:paraId="44B50A94"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7063A4A8"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39B0B984"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4BC9D9CA"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19B4F63F"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4E579CE3"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122A8DAE"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0589FE31"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19E95733" w14:textId="77777777" w:rsidR="003B0AFF" w:rsidRPr="007F576F" w:rsidRDefault="003B0AFF" w:rsidP="006834F8">
            <w:pPr>
              <w:jc w:val="center"/>
              <w:rPr>
                <w:rFonts w:asciiTheme="minorHAnsi" w:hAnsiTheme="minorHAnsi" w:cstheme="minorHAnsi"/>
                <w:color w:val="000000"/>
                <w:sz w:val="20"/>
                <w:szCs w:val="20"/>
                <w:vertAlign w:val="superscript"/>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p w14:paraId="27C2F840"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7FA1DBC0"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754D0A01" w14:textId="6BD1CB80"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 xml:space="preserve">Sustained </w:t>
            </w:r>
            <w:r w:rsidR="00232669" w:rsidRPr="007F576F">
              <w:rPr>
                <w:rFonts w:asciiTheme="minorHAnsi" w:hAnsiTheme="minorHAnsi" w:cstheme="minorHAnsi"/>
                <w:b/>
                <w:bCs/>
                <w:color w:val="000000"/>
                <w:sz w:val="20"/>
                <w:szCs w:val="20"/>
              </w:rPr>
              <w:t xml:space="preserve">workplace </w:t>
            </w:r>
            <w:r w:rsidRPr="007F576F">
              <w:rPr>
                <w:rFonts w:asciiTheme="minorHAnsi" w:hAnsiTheme="minorHAnsi" w:cstheme="minorHAnsi"/>
                <w:b/>
                <w:bCs/>
                <w:color w:val="000000"/>
                <w:sz w:val="20"/>
                <w:szCs w:val="20"/>
              </w:rPr>
              <w:t>bullying</w:t>
            </w:r>
            <w:r w:rsidRPr="007F576F">
              <w:rPr>
                <w:rFonts w:asciiTheme="minorHAnsi" w:hAnsiTheme="minorHAnsi" w:cstheme="minorHAnsi"/>
                <w:color w:val="000000"/>
                <w:sz w:val="20"/>
                <w:szCs w:val="20"/>
              </w:rPr>
              <w:t>: Yes</w:t>
            </w:r>
          </w:p>
        </w:tc>
        <w:tc>
          <w:tcPr>
            <w:tcW w:w="1635" w:type="dxa"/>
            <w:tcBorders>
              <w:top w:val="nil"/>
              <w:bottom w:val="nil"/>
            </w:tcBorders>
            <w:shd w:val="clear" w:color="auto" w:fill="auto"/>
            <w:tcMar>
              <w:top w:w="100" w:type="dxa"/>
              <w:left w:w="100" w:type="dxa"/>
              <w:bottom w:w="100" w:type="dxa"/>
              <w:right w:w="100" w:type="dxa"/>
            </w:tcMar>
          </w:tcPr>
          <w:p w14:paraId="2785B0E4"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3998 (39.6%)</w:t>
            </w:r>
          </w:p>
        </w:tc>
        <w:tc>
          <w:tcPr>
            <w:tcW w:w="1541" w:type="dxa"/>
            <w:tcBorders>
              <w:top w:val="nil"/>
              <w:bottom w:val="nil"/>
            </w:tcBorders>
            <w:shd w:val="clear" w:color="auto" w:fill="auto"/>
            <w:tcMar>
              <w:top w:w="100" w:type="dxa"/>
              <w:left w:w="100" w:type="dxa"/>
              <w:bottom w:w="100" w:type="dxa"/>
              <w:right w:w="100" w:type="dxa"/>
            </w:tcMar>
          </w:tcPr>
          <w:p w14:paraId="4EDFDD4A"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2933 (73.4%)</w:t>
            </w:r>
          </w:p>
        </w:tc>
        <w:tc>
          <w:tcPr>
            <w:tcW w:w="1641" w:type="dxa"/>
            <w:tcBorders>
              <w:top w:val="nil"/>
              <w:bottom w:val="nil"/>
            </w:tcBorders>
          </w:tcPr>
          <w:p w14:paraId="7D393E24"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1065 (26.6%)</w:t>
            </w:r>
          </w:p>
        </w:tc>
        <w:tc>
          <w:tcPr>
            <w:tcW w:w="992" w:type="dxa"/>
            <w:tcBorders>
              <w:top w:val="nil"/>
              <w:bottom w:val="nil"/>
            </w:tcBorders>
          </w:tcPr>
          <w:p w14:paraId="1811D840"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0BD73034"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7F78400B" w14:textId="5F9866E6" w:rsidR="003B0AFF" w:rsidRPr="007F576F" w:rsidRDefault="003B0AFF" w:rsidP="006834F8">
            <w:pPr>
              <w:rPr>
                <w:rFonts w:asciiTheme="minorHAnsi" w:hAnsiTheme="minorHAnsi" w:cstheme="minorHAnsi"/>
                <w:b/>
                <w:color w:val="000000"/>
                <w:sz w:val="20"/>
                <w:szCs w:val="20"/>
              </w:rPr>
            </w:pPr>
            <w:r w:rsidRPr="007F576F">
              <w:rPr>
                <w:rFonts w:asciiTheme="minorHAnsi" w:hAnsiTheme="minorHAnsi" w:cstheme="minorHAnsi"/>
                <w:b/>
                <w:bCs/>
                <w:color w:val="000000"/>
                <w:sz w:val="20"/>
                <w:szCs w:val="20"/>
              </w:rPr>
              <w:t>Burnout</w:t>
            </w:r>
            <w:r w:rsidRPr="007F576F">
              <w:rPr>
                <w:rFonts w:asciiTheme="minorHAnsi" w:hAnsiTheme="minorHAnsi" w:cstheme="minorHAnsi"/>
                <w:color w:val="000000"/>
                <w:sz w:val="20"/>
                <w:szCs w:val="20"/>
              </w:rPr>
              <w:t>: Yes</w:t>
            </w:r>
          </w:p>
        </w:tc>
        <w:tc>
          <w:tcPr>
            <w:tcW w:w="1635" w:type="dxa"/>
            <w:tcBorders>
              <w:top w:val="nil"/>
              <w:bottom w:val="nil"/>
            </w:tcBorders>
            <w:shd w:val="clear" w:color="auto" w:fill="auto"/>
            <w:tcMar>
              <w:top w:w="100" w:type="dxa"/>
              <w:left w:w="100" w:type="dxa"/>
              <w:bottom w:w="100" w:type="dxa"/>
              <w:right w:w="100" w:type="dxa"/>
            </w:tcMar>
          </w:tcPr>
          <w:p w14:paraId="433DEA65"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5567 (55.2%)</w:t>
            </w:r>
          </w:p>
        </w:tc>
        <w:tc>
          <w:tcPr>
            <w:tcW w:w="1541" w:type="dxa"/>
            <w:tcBorders>
              <w:top w:val="nil"/>
              <w:bottom w:val="nil"/>
            </w:tcBorders>
            <w:shd w:val="clear" w:color="auto" w:fill="auto"/>
            <w:tcMar>
              <w:top w:w="100" w:type="dxa"/>
              <w:left w:w="100" w:type="dxa"/>
              <w:bottom w:w="100" w:type="dxa"/>
              <w:right w:w="100" w:type="dxa"/>
            </w:tcMar>
          </w:tcPr>
          <w:p w14:paraId="3955FD08"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4133 (74.2%)</w:t>
            </w:r>
          </w:p>
        </w:tc>
        <w:tc>
          <w:tcPr>
            <w:tcW w:w="1641" w:type="dxa"/>
            <w:tcBorders>
              <w:top w:val="nil"/>
              <w:bottom w:val="nil"/>
            </w:tcBorders>
          </w:tcPr>
          <w:p w14:paraId="32D8FBAA"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1434 (25.8%)</w:t>
            </w:r>
          </w:p>
        </w:tc>
        <w:tc>
          <w:tcPr>
            <w:tcW w:w="992" w:type="dxa"/>
            <w:tcBorders>
              <w:top w:val="nil"/>
              <w:bottom w:val="nil"/>
            </w:tcBorders>
          </w:tcPr>
          <w:p w14:paraId="493B87D7"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7B2ECD76" w14:textId="77777777" w:rsidTr="006834F8">
        <w:trPr>
          <w:trHeight w:val="20"/>
          <w:jc w:val="center"/>
        </w:trPr>
        <w:tc>
          <w:tcPr>
            <w:tcW w:w="4461" w:type="dxa"/>
            <w:tcBorders>
              <w:top w:val="nil"/>
              <w:bottom w:val="nil"/>
            </w:tcBorders>
            <w:shd w:val="clear" w:color="auto" w:fill="auto"/>
            <w:tcMar>
              <w:top w:w="100" w:type="dxa"/>
              <w:left w:w="100" w:type="dxa"/>
              <w:bottom w:w="100" w:type="dxa"/>
              <w:right w:w="100" w:type="dxa"/>
            </w:tcMar>
          </w:tcPr>
          <w:p w14:paraId="59610059"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
                <w:color w:val="000000"/>
                <w:sz w:val="20"/>
                <w:szCs w:val="20"/>
              </w:rPr>
              <w:t>Absenteeism:</w:t>
            </w:r>
            <w:r w:rsidRPr="007F576F">
              <w:rPr>
                <w:rFonts w:asciiTheme="minorHAnsi" w:hAnsiTheme="minorHAnsi" w:cstheme="minorHAnsi"/>
                <w:bCs/>
                <w:color w:val="000000"/>
                <w:sz w:val="20"/>
                <w:szCs w:val="20"/>
              </w:rPr>
              <w:t xml:space="preserve"> Yes</w:t>
            </w:r>
          </w:p>
        </w:tc>
        <w:tc>
          <w:tcPr>
            <w:tcW w:w="1635" w:type="dxa"/>
            <w:tcBorders>
              <w:top w:val="nil"/>
              <w:bottom w:val="nil"/>
            </w:tcBorders>
            <w:shd w:val="clear" w:color="auto" w:fill="auto"/>
            <w:tcMar>
              <w:top w:w="100" w:type="dxa"/>
              <w:left w:w="100" w:type="dxa"/>
              <w:bottom w:w="100" w:type="dxa"/>
              <w:right w:w="100" w:type="dxa"/>
            </w:tcMar>
          </w:tcPr>
          <w:p w14:paraId="79573EC7"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2071 (20.5%)</w:t>
            </w:r>
          </w:p>
        </w:tc>
        <w:tc>
          <w:tcPr>
            <w:tcW w:w="1541" w:type="dxa"/>
            <w:tcBorders>
              <w:top w:val="nil"/>
              <w:bottom w:val="nil"/>
            </w:tcBorders>
            <w:shd w:val="clear" w:color="auto" w:fill="auto"/>
            <w:tcMar>
              <w:top w:w="100" w:type="dxa"/>
              <w:left w:w="100" w:type="dxa"/>
              <w:bottom w:w="100" w:type="dxa"/>
              <w:right w:w="100" w:type="dxa"/>
            </w:tcMar>
          </w:tcPr>
          <w:p w14:paraId="23106071"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1565 (75.6%)</w:t>
            </w:r>
          </w:p>
        </w:tc>
        <w:tc>
          <w:tcPr>
            <w:tcW w:w="1641" w:type="dxa"/>
            <w:tcBorders>
              <w:top w:val="nil"/>
              <w:bottom w:val="nil"/>
            </w:tcBorders>
          </w:tcPr>
          <w:p w14:paraId="4650842D"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506 (24.4%)</w:t>
            </w:r>
          </w:p>
        </w:tc>
        <w:tc>
          <w:tcPr>
            <w:tcW w:w="992" w:type="dxa"/>
            <w:tcBorders>
              <w:top w:val="nil"/>
              <w:bottom w:val="nil"/>
            </w:tcBorders>
          </w:tcPr>
          <w:p w14:paraId="19EB83DF" w14:textId="77777777" w:rsidR="003B0AFF" w:rsidRPr="007F576F" w:rsidRDefault="003B0AFF" w:rsidP="006834F8">
            <w:pPr>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&lt;10</w:t>
            </w:r>
            <w:r w:rsidRPr="007F576F">
              <w:rPr>
                <w:rFonts w:asciiTheme="minorHAnsi" w:hAnsiTheme="minorHAnsi" w:cstheme="minorHAnsi"/>
                <w:color w:val="000000"/>
                <w:sz w:val="20"/>
                <w:szCs w:val="20"/>
                <w:vertAlign w:val="superscript"/>
              </w:rPr>
              <w:t>-4</w:t>
            </w:r>
          </w:p>
        </w:tc>
      </w:tr>
      <w:tr w:rsidR="003B0AFF" w:rsidRPr="007F576F" w14:paraId="3AC5B22E" w14:textId="77777777" w:rsidTr="006834F8">
        <w:trPr>
          <w:trHeight w:val="20"/>
          <w:jc w:val="center"/>
        </w:trPr>
        <w:tc>
          <w:tcPr>
            <w:tcW w:w="10270" w:type="dxa"/>
            <w:gridSpan w:val="5"/>
            <w:tcBorders>
              <w:top w:val="single" w:sz="4" w:space="0" w:color="auto"/>
              <w:bottom w:val="nil"/>
            </w:tcBorders>
            <w:shd w:val="clear" w:color="auto" w:fill="auto"/>
            <w:tcMar>
              <w:top w:w="100" w:type="dxa"/>
              <w:left w:w="100" w:type="dxa"/>
              <w:bottom w:w="100" w:type="dxa"/>
              <w:right w:w="100" w:type="dxa"/>
            </w:tcMar>
          </w:tcPr>
          <w:p w14:paraId="4D8D24B2" w14:textId="509D7607" w:rsidR="003B0AFF" w:rsidRPr="007F576F" w:rsidRDefault="007C3589" w:rsidP="006834F8">
            <w:pPr>
              <w:rPr>
                <w:rFonts w:asciiTheme="minorHAnsi" w:hAnsiTheme="minorHAnsi" w:cstheme="minorHAnsi"/>
                <w:i/>
                <w:iCs/>
                <w:color w:val="000000"/>
                <w:sz w:val="20"/>
                <w:szCs w:val="20"/>
              </w:rPr>
            </w:pPr>
            <w:r w:rsidRPr="007F576F">
              <w:rPr>
                <w:rFonts w:asciiTheme="minorHAnsi" w:hAnsiTheme="minorHAnsi" w:cstheme="minorHAnsi"/>
                <w:i/>
                <w:iCs/>
                <w:color w:val="000000"/>
                <w:sz w:val="22"/>
                <w:szCs w:val="22"/>
              </w:rPr>
              <w:t>†</w:t>
            </w:r>
            <w:r w:rsidR="003B0AFF" w:rsidRPr="007F576F">
              <w:rPr>
                <w:rFonts w:asciiTheme="minorHAnsi" w:hAnsiTheme="minorHAnsi" w:cstheme="minorHAnsi"/>
                <w:i/>
                <w:iCs/>
                <w:color w:val="000000"/>
                <w:sz w:val="20"/>
                <w:szCs w:val="20"/>
              </w:rPr>
              <w:t xml:space="preserve">Measured with the Pittsburgh Sleep Quality Index (PSQI) with poor sleep defined as a score &gt; 5 </w:t>
            </w:r>
          </w:p>
        </w:tc>
      </w:tr>
    </w:tbl>
    <w:p w14:paraId="4D516FAB" w14:textId="77777777" w:rsidR="003B0AFF" w:rsidRPr="007F576F" w:rsidRDefault="003B0AFF" w:rsidP="003B0AFF">
      <w:pPr>
        <w:rPr>
          <w:rFonts w:asciiTheme="minorHAnsi" w:hAnsiTheme="minorHAnsi" w:cstheme="minorHAnsi"/>
          <w:i/>
          <w:color w:val="5B9BD5" w:themeColor="accent1"/>
          <w:sz w:val="22"/>
          <w:szCs w:val="22"/>
        </w:rPr>
        <w:sectPr w:rsidR="003B0AFF" w:rsidRPr="007F576F">
          <w:headerReference w:type="even" r:id="rId12"/>
          <w:headerReference w:type="default" r:id="rId13"/>
          <w:pgSz w:w="12240" w:h="15840"/>
          <w:pgMar w:top="1417" w:right="1417" w:bottom="1417" w:left="1417" w:header="708" w:footer="708" w:gutter="0"/>
          <w:cols w:space="708"/>
          <w:docGrid w:linePitch="360"/>
        </w:sectPr>
      </w:pPr>
    </w:p>
    <w:p w14:paraId="4835CE9C" w14:textId="77777777" w:rsidR="003B0AFF" w:rsidRPr="007F576F" w:rsidRDefault="003B0AFF" w:rsidP="003B0AFF">
      <w:pPr>
        <w:rPr>
          <w:rFonts w:asciiTheme="minorHAnsi" w:hAnsiTheme="minorHAnsi" w:cstheme="minorHAnsi"/>
          <w:iCs/>
          <w:sz w:val="22"/>
          <w:szCs w:val="22"/>
        </w:rPr>
      </w:pPr>
      <w:r w:rsidRPr="007F576F">
        <w:rPr>
          <w:rFonts w:asciiTheme="minorHAnsi" w:hAnsiTheme="minorHAnsi" w:cstheme="minorHAnsi"/>
          <w:iCs/>
          <w:color w:val="5B9BD5" w:themeColor="accent1"/>
          <w:sz w:val="22"/>
          <w:szCs w:val="22"/>
        </w:rPr>
        <w:lastRenderedPageBreak/>
        <w:t>Table 2</w:t>
      </w:r>
      <w:r w:rsidRPr="007F576F">
        <w:rPr>
          <w:rFonts w:asciiTheme="minorHAnsi" w:hAnsiTheme="minorHAnsi" w:cstheme="minorHAnsi"/>
          <w:iCs/>
          <w:sz w:val="22"/>
          <w:szCs w:val="22"/>
        </w:rPr>
        <w:t xml:space="preserve">. Individual and professional modifiable and non-modifiable factors associated with poor </w:t>
      </w:r>
      <w:proofErr w:type="gramStart"/>
      <w:r w:rsidRPr="007F576F">
        <w:rPr>
          <w:rFonts w:asciiTheme="minorHAnsi" w:hAnsiTheme="minorHAnsi" w:cstheme="minorHAnsi"/>
          <w:iCs/>
          <w:sz w:val="22"/>
          <w:szCs w:val="22"/>
        </w:rPr>
        <w:t>sleep in</w:t>
      </w:r>
      <w:proofErr w:type="gramEnd"/>
      <w:r w:rsidRPr="007F576F">
        <w:rPr>
          <w:rFonts w:asciiTheme="minorHAnsi" w:hAnsiTheme="minorHAnsi" w:cstheme="minorHAnsi"/>
          <w:iCs/>
          <w:sz w:val="22"/>
          <w:szCs w:val="22"/>
        </w:rPr>
        <w:t xml:space="preserve"> healthcare workers: summary of multivariate analyses.  </w:t>
      </w:r>
    </w:p>
    <w:p w14:paraId="53440831" w14:textId="77777777" w:rsidR="003B0AFF" w:rsidRPr="007F576F" w:rsidRDefault="003B0AFF" w:rsidP="003B0AFF">
      <w:pPr>
        <w:rPr>
          <w:rFonts w:asciiTheme="minorHAnsi" w:hAnsiTheme="minorHAnsi" w:cstheme="minorHAnsi"/>
          <w:iCs/>
          <w:sz w:val="22"/>
          <w:szCs w:val="22"/>
        </w:rPr>
      </w:pPr>
    </w:p>
    <w:p w14:paraId="73FB319D" w14:textId="77777777" w:rsidR="003B0AFF" w:rsidRPr="007F576F" w:rsidRDefault="003B0AFF" w:rsidP="003B0AFF">
      <w:pPr>
        <w:rPr>
          <w:rFonts w:asciiTheme="minorHAnsi" w:hAnsiTheme="minorHAnsi" w:cstheme="minorHAnsi"/>
          <w:iCs/>
          <w:sz w:val="22"/>
          <w:szCs w:val="22"/>
        </w:rPr>
      </w:pPr>
    </w:p>
    <w:tbl>
      <w:tblPr>
        <w:tblW w:w="10760"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400"/>
        <w:gridCol w:w="1703"/>
        <w:gridCol w:w="1191"/>
        <w:gridCol w:w="1191"/>
        <w:gridCol w:w="1635"/>
        <w:gridCol w:w="1640"/>
      </w:tblGrid>
      <w:tr w:rsidR="003B0AFF" w:rsidRPr="007F576F" w14:paraId="5B703178" w14:textId="77777777" w:rsidTr="006834F8">
        <w:trPr>
          <w:cantSplit/>
          <w:trHeight w:val="227"/>
          <w:jc w:val="center"/>
        </w:trPr>
        <w:tc>
          <w:tcPr>
            <w:tcW w:w="3400" w:type="dxa"/>
            <w:tcBorders>
              <w:top w:val="single" w:sz="4" w:space="0" w:color="auto"/>
            </w:tcBorders>
            <w:shd w:val="clear" w:color="auto" w:fill="F2F2F2" w:themeFill="background1" w:themeFillShade="F2"/>
            <w:tcMar>
              <w:top w:w="100" w:type="dxa"/>
              <w:left w:w="100" w:type="dxa"/>
              <w:bottom w:w="100" w:type="dxa"/>
              <w:right w:w="100" w:type="dxa"/>
            </w:tcMar>
          </w:tcPr>
          <w:p w14:paraId="06AB50DF"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Variables</w:t>
            </w:r>
          </w:p>
        </w:tc>
        <w:tc>
          <w:tcPr>
            <w:tcW w:w="1703" w:type="dxa"/>
            <w:tcBorders>
              <w:top w:val="single" w:sz="4" w:space="0" w:color="auto"/>
            </w:tcBorders>
            <w:shd w:val="clear" w:color="auto" w:fill="F2F2F2" w:themeFill="background1" w:themeFillShade="F2"/>
          </w:tcPr>
          <w:p w14:paraId="754A1FCC" w14:textId="39D939A1" w:rsidR="003B0AFF" w:rsidRPr="007F576F" w:rsidRDefault="003B0AFF" w:rsidP="006834F8">
            <w:pPr>
              <w:ind w:left="-579" w:firstLine="279"/>
              <w:jc w:val="center"/>
              <w:rPr>
                <w:rFonts w:asciiTheme="minorHAnsi" w:hAnsiTheme="minorHAnsi" w:cstheme="minorHAnsi"/>
                <w:sz w:val="20"/>
                <w:szCs w:val="20"/>
              </w:rPr>
            </w:pPr>
            <w:r w:rsidRPr="007F576F">
              <w:rPr>
                <w:rFonts w:asciiTheme="minorHAnsi" w:hAnsiTheme="minorHAnsi" w:cstheme="minorHAnsi"/>
                <w:sz w:val="20"/>
                <w:szCs w:val="20"/>
              </w:rPr>
              <w:t xml:space="preserve">All </w:t>
            </w:r>
            <w:r w:rsidR="00156008" w:rsidRPr="007F576F">
              <w:rPr>
                <w:rFonts w:asciiTheme="minorHAnsi" w:hAnsiTheme="minorHAnsi" w:cstheme="minorHAnsi"/>
                <w:sz w:val="20"/>
                <w:szCs w:val="20"/>
              </w:rPr>
              <w:t>Healthcare workers</w:t>
            </w:r>
          </w:p>
        </w:tc>
        <w:tc>
          <w:tcPr>
            <w:tcW w:w="1191" w:type="dxa"/>
            <w:tcBorders>
              <w:top w:val="single" w:sz="4" w:space="0" w:color="auto"/>
            </w:tcBorders>
            <w:shd w:val="clear" w:color="auto" w:fill="F2F2F2" w:themeFill="background1" w:themeFillShade="F2"/>
          </w:tcPr>
          <w:p w14:paraId="37B2DC6E"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Physician</w:t>
            </w:r>
          </w:p>
        </w:tc>
        <w:tc>
          <w:tcPr>
            <w:tcW w:w="1191" w:type="dxa"/>
            <w:tcBorders>
              <w:top w:val="single" w:sz="4" w:space="0" w:color="auto"/>
            </w:tcBorders>
            <w:shd w:val="clear" w:color="auto" w:fill="F2F2F2" w:themeFill="background1" w:themeFillShade="F2"/>
          </w:tcPr>
          <w:p w14:paraId="63BF4399"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Nurse</w:t>
            </w:r>
          </w:p>
        </w:tc>
        <w:tc>
          <w:tcPr>
            <w:tcW w:w="1635" w:type="dxa"/>
            <w:tcBorders>
              <w:top w:val="single" w:sz="4" w:space="0" w:color="auto"/>
            </w:tcBorders>
            <w:shd w:val="clear" w:color="auto" w:fill="F2F2F2" w:themeFill="background1" w:themeFillShade="F2"/>
          </w:tcPr>
          <w:p w14:paraId="3B91240B"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Health executive</w:t>
            </w:r>
          </w:p>
        </w:tc>
        <w:tc>
          <w:tcPr>
            <w:tcW w:w="1640" w:type="dxa"/>
            <w:tcBorders>
              <w:top w:val="single" w:sz="4" w:space="0" w:color="auto"/>
            </w:tcBorders>
            <w:shd w:val="clear" w:color="auto" w:fill="F2F2F2" w:themeFill="background1" w:themeFillShade="F2"/>
            <w:tcMar>
              <w:top w:w="100" w:type="dxa"/>
              <w:left w:w="100" w:type="dxa"/>
              <w:bottom w:w="100" w:type="dxa"/>
              <w:right w:w="100" w:type="dxa"/>
            </w:tcMar>
          </w:tcPr>
          <w:p w14:paraId="4A207D35" w14:textId="76CB90D2"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Nurs</w:t>
            </w:r>
            <w:r w:rsidR="00D90B2D" w:rsidRPr="007F576F">
              <w:rPr>
                <w:rFonts w:asciiTheme="minorHAnsi" w:hAnsiTheme="minorHAnsi" w:cstheme="minorHAnsi"/>
                <w:sz w:val="20"/>
                <w:szCs w:val="20"/>
              </w:rPr>
              <w:t>ing</w:t>
            </w:r>
            <w:r w:rsidRPr="007F576F">
              <w:rPr>
                <w:rFonts w:asciiTheme="minorHAnsi" w:hAnsiTheme="minorHAnsi" w:cstheme="minorHAnsi"/>
                <w:sz w:val="20"/>
                <w:szCs w:val="20"/>
              </w:rPr>
              <w:t xml:space="preserve"> assistant</w:t>
            </w:r>
          </w:p>
        </w:tc>
      </w:tr>
      <w:tr w:rsidR="003B0AFF" w:rsidRPr="007F576F" w14:paraId="2854E5CE" w14:textId="77777777" w:rsidTr="006834F8">
        <w:trPr>
          <w:cantSplit/>
          <w:trHeight w:val="227"/>
          <w:jc w:val="center"/>
        </w:trPr>
        <w:tc>
          <w:tcPr>
            <w:tcW w:w="3400" w:type="dxa"/>
            <w:tcBorders>
              <w:top w:val="single" w:sz="4" w:space="0" w:color="auto"/>
              <w:bottom w:val="single" w:sz="4" w:space="0" w:color="auto"/>
            </w:tcBorders>
            <w:tcMar>
              <w:top w:w="100" w:type="dxa"/>
              <w:left w:w="100" w:type="dxa"/>
              <w:bottom w:w="100" w:type="dxa"/>
              <w:right w:w="100" w:type="dxa"/>
            </w:tcMar>
          </w:tcPr>
          <w:p w14:paraId="7A26B2EA"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Individual non-modifiable factors</w:t>
            </w:r>
          </w:p>
        </w:tc>
        <w:tc>
          <w:tcPr>
            <w:tcW w:w="1703" w:type="dxa"/>
            <w:tcBorders>
              <w:top w:val="single" w:sz="4" w:space="0" w:color="auto"/>
              <w:bottom w:val="single" w:sz="4" w:space="0" w:color="auto"/>
            </w:tcBorders>
          </w:tcPr>
          <w:p w14:paraId="39AAB18C" w14:textId="77777777" w:rsidR="003B0AFF" w:rsidRPr="007F576F" w:rsidRDefault="003B0AFF" w:rsidP="006834F8">
            <w:pPr>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646A091F" w14:textId="77777777" w:rsidR="003B0AFF" w:rsidRPr="007F576F" w:rsidRDefault="003B0AFF" w:rsidP="006834F8">
            <w:pPr>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52ECCC1E" w14:textId="77777777" w:rsidR="003B0AFF" w:rsidRPr="007F576F" w:rsidRDefault="003B0AFF" w:rsidP="006834F8">
            <w:pPr>
              <w:jc w:val="center"/>
              <w:rPr>
                <w:rFonts w:asciiTheme="minorHAnsi" w:hAnsiTheme="minorHAnsi" w:cstheme="minorHAnsi"/>
                <w:sz w:val="20"/>
                <w:szCs w:val="20"/>
              </w:rPr>
            </w:pPr>
          </w:p>
        </w:tc>
        <w:tc>
          <w:tcPr>
            <w:tcW w:w="1635" w:type="dxa"/>
            <w:tcBorders>
              <w:top w:val="single" w:sz="4" w:space="0" w:color="auto"/>
              <w:bottom w:val="single" w:sz="4" w:space="0" w:color="auto"/>
            </w:tcBorders>
          </w:tcPr>
          <w:p w14:paraId="615F7D47" w14:textId="77777777" w:rsidR="003B0AFF" w:rsidRPr="007F576F" w:rsidRDefault="003B0AFF" w:rsidP="006834F8">
            <w:pPr>
              <w:jc w:val="center"/>
              <w:rPr>
                <w:rFonts w:asciiTheme="minorHAnsi" w:hAnsiTheme="minorHAnsi" w:cstheme="minorHAnsi"/>
                <w:sz w:val="20"/>
                <w:szCs w:val="20"/>
              </w:rPr>
            </w:pPr>
          </w:p>
        </w:tc>
        <w:tc>
          <w:tcPr>
            <w:tcW w:w="1640" w:type="dxa"/>
            <w:tcBorders>
              <w:top w:val="single" w:sz="4" w:space="0" w:color="auto"/>
              <w:bottom w:val="single" w:sz="4" w:space="0" w:color="auto"/>
            </w:tcBorders>
            <w:tcMar>
              <w:top w:w="100" w:type="dxa"/>
              <w:left w:w="100" w:type="dxa"/>
              <w:bottom w:w="100" w:type="dxa"/>
              <w:right w:w="100" w:type="dxa"/>
            </w:tcMar>
          </w:tcPr>
          <w:p w14:paraId="2755F997" w14:textId="77777777" w:rsidR="003B0AFF" w:rsidRPr="007F576F" w:rsidRDefault="003B0AFF" w:rsidP="006834F8">
            <w:pPr>
              <w:jc w:val="center"/>
              <w:rPr>
                <w:rFonts w:asciiTheme="minorHAnsi" w:hAnsiTheme="minorHAnsi" w:cstheme="minorHAnsi"/>
                <w:sz w:val="20"/>
                <w:szCs w:val="20"/>
              </w:rPr>
            </w:pPr>
          </w:p>
        </w:tc>
      </w:tr>
      <w:tr w:rsidR="003B0AFF" w:rsidRPr="007F576F" w14:paraId="05CA9B29" w14:textId="77777777" w:rsidTr="006834F8">
        <w:trPr>
          <w:cantSplit/>
          <w:trHeight w:val="227"/>
          <w:jc w:val="center"/>
        </w:trPr>
        <w:tc>
          <w:tcPr>
            <w:tcW w:w="3400" w:type="dxa"/>
            <w:tcBorders>
              <w:top w:val="single" w:sz="4" w:space="0" w:color="auto"/>
              <w:bottom w:val="nil"/>
            </w:tcBorders>
            <w:tcMar>
              <w:top w:w="100" w:type="dxa"/>
              <w:left w:w="100" w:type="dxa"/>
              <w:bottom w:w="100" w:type="dxa"/>
              <w:right w:w="100" w:type="dxa"/>
            </w:tcMar>
            <w:hideMark/>
          </w:tcPr>
          <w:p w14:paraId="5C00E268"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Age</w:t>
            </w:r>
            <w:r w:rsidRPr="007F576F">
              <w:rPr>
                <w:rFonts w:asciiTheme="minorHAnsi" w:hAnsiTheme="minorHAnsi" w:cstheme="minorHAnsi"/>
                <w:sz w:val="20"/>
                <w:szCs w:val="20"/>
              </w:rPr>
              <w:t xml:space="preserve"> </w:t>
            </w:r>
          </w:p>
        </w:tc>
        <w:tc>
          <w:tcPr>
            <w:tcW w:w="1703" w:type="dxa"/>
            <w:tcBorders>
              <w:top w:val="single" w:sz="4" w:space="0" w:color="auto"/>
              <w:bottom w:val="nil"/>
            </w:tcBorders>
          </w:tcPr>
          <w:p w14:paraId="28FA9011"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single" w:sz="4" w:space="0" w:color="auto"/>
              <w:bottom w:val="nil"/>
            </w:tcBorders>
          </w:tcPr>
          <w:p w14:paraId="2F759F50"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w:t>
            </w:r>
          </w:p>
        </w:tc>
        <w:tc>
          <w:tcPr>
            <w:tcW w:w="1191" w:type="dxa"/>
            <w:tcBorders>
              <w:top w:val="single" w:sz="4" w:space="0" w:color="auto"/>
              <w:bottom w:val="nil"/>
            </w:tcBorders>
          </w:tcPr>
          <w:p w14:paraId="4E6D904F"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35" w:type="dxa"/>
            <w:tcBorders>
              <w:top w:val="single" w:sz="4" w:space="0" w:color="auto"/>
              <w:bottom w:val="nil"/>
            </w:tcBorders>
          </w:tcPr>
          <w:p w14:paraId="5C461524"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single" w:sz="4" w:space="0" w:color="auto"/>
              <w:bottom w:val="nil"/>
            </w:tcBorders>
            <w:tcMar>
              <w:top w:w="100" w:type="dxa"/>
              <w:left w:w="100" w:type="dxa"/>
              <w:bottom w:w="100" w:type="dxa"/>
              <w:right w:w="100" w:type="dxa"/>
            </w:tcMar>
          </w:tcPr>
          <w:p w14:paraId="07A5FC3E"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79292ECB"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48AF360E"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Sex (female)</w:t>
            </w:r>
          </w:p>
        </w:tc>
        <w:tc>
          <w:tcPr>
            <w:tcW w:w="1703" w:type="dxa"/>
            <w:tcBorders>
              <w:top w:val="nil"/>
              <w:bottom w:val="nil"/>
            </w:tcBorders>
          </w:tcPr>
          <w:p w14:paraId="04B99FD7"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6035AC08"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0615A034"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06AF9095"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184A659E"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62BBEAFD"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3BF51E21" w14:textId="43203BF6" w:rsidR="003B0AFF" w:rsidRPr="007F576F" w:rsidRDefault="00232669"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F</w:t>
            </w:r>
            <w:r w:rsidR="003B0AFF" w:rsidRPr="007F576F">
              <w:rPr>
                <w:rFonts w:asciiTheme="minorHAnsi" w:hAnsiTheme="minorHAnsi" w:cstheme="minorHAnsi"/>
                <w:color w:val="000000"/>
                <w:sz w:val="20"/>
                <w:szCs w:val="20"/>
              </w:rPr>
              <w:t>amily caregiver</w:t>
            </w:r>
            <w:r w:rsidRPr="007F576F">
              <w:rPr>
                <w:rFonts w:asciiTheme="minorHAnsi" w:hAnsiTheme="minorHAnsi" w:cstheme="minorHAnsi"/>
                <w:color w:val="000000"/>
                <w:sz w:val="20"/>
                <w:szCs w:val="20"/>
              </w:rPr>
              <w:t xml:space="preserve"> responsibilities</w:t>
            </w:r>
          </w:p>
        </w:tc>
        <w:tc>
          <w:tcPr>
            <w:tcW w:w="1703" w:type="dxa"/>
            <w:tcBorders>
              <w:top w:val="nil"/>
              <w:bottom w:val="nil"/>
            </w:tcBorders>
          </w:tcPr>
          <w:p w14:paraId="45919F8B"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7EA2833D" w14:textId="77777777" w:rsidR="003B0AFF" w:rsidRPr="007F576F" w:rsidRDefault="003B0AFF" w:rsidP="006834F8">
            <w:pPr>
              <w:contextualSpacing/>
              <w:jc w:val="center"/>
              <w:rPr>
                <w:rFonts w:cstheme="minorHAnsi"/>
                <w:sz w:val="20"/>
                <w:szCs w:val="20"/>
              </w:rPr>
            </w:pPr>
            <w:r w:rsidRPr="007F576F">
              <w:rPr>
                <w:rFonts w:cstheme="minorHAnsi"/>
                <w:sz w:val="20"/>
                <w:szCs w:val="20"/>
              </w:rPr>
              <w:t>ns</w:t>
            </w:r>
          </w:p>
        </w:tc>
        <w:tc>
          <w:tcPr>
            <w:tcW w:w="1191" w:type="dxa"/>
            <w:tcBorders>
              <w:top w:val="nil"/>
              <w:bottom w:val="nil"/>
            </w:tcBorders>
          </w:tcPr>
          <w:p w14:paraId="3B91C301"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61F2E357"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3E08629D"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1CCBAE16"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5E32D076"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History of recurrent major depression</w:t>
            </w:r>
          </w:p>
        </w:tc>
        <w:tc>
          <w:tcPr>
            <w:tcW w:w="1703" w:type="dxa"/>
            <w:tcBorders>
              <w:top w:val="nil"/>
              <w:bottom w:val="nil"/>
            </w:tcBorders>
          </w:tcPr>
          <w:p w14:paraId="5E7435ED"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2B45B6FE"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2C89E559"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nil"/>
            </w:tcBorders>
          </w:tcPr>
          <w:p w14:paraId="41304E37"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7535675F"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r>
      <w:tr w:rsidR="003B0AFF" w:rsidRPr="007F576F" w14:paraId="261AD2E2" w14:textId="77777777" w:rsidTr="006834F8">
        <w:trPr>
          <w:cantSplit/>
          <w:trHeight w:val="227"/>
          <w:jc w:val="center"/>
        </w:trPr>
        <w:tc>
          <w:tcPr>
            <w:tcW w:w="3400" w:type="dxa"/>
            <w:tcBorders>
              <w:top w:val="nil"/>
              <w:bottom w:val="single" w:sz="4" w:space="0" w:color="auto"/>
            </w:tcBorders>
            <w:shd w:val="clear" w:color="auto" w:fill="auto"/>
            <w:tcMar>
              <w:top w:w="100" w:type="dxa"/>
              <w:left w:w="100" w:type="dxa"/>
              <w:bottom w:w="100" w:type="dxa"/>
              <w:right w:w="100" w:type="dxa"/>
            </w:tcMar>
          </w:tcPr>
          <w:p w14:paraId="4CE23E29"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Chronic illness</w:t>
            </w:r>
          </w:p>
        </w:tc>
        <w:tc>
          <w:tcPr>
            <w:tcW w:w="1703" w:type="dxa"/>
            <w:tcBorders>
              <w:top w:val="nil"/>
              <w:bottom w:val="single" w:sz="4" w:space="0" w:color="auto"/>
            </w:tcBorders>
          </w:tcPr>
          <w:p w14:paraId="1E777F44"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single" w:sz="4" w:space="0" w:color="auto"/>
            </w:tcBorders>
          </w:tcPr>
          <w:p w14:paraId="695A1B68"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w:t>
            </w:r>
          </w:p>
        </w:tc>
        <w:tc>
          <w:tcPr>
            <w:tcW w:w="1191" w:type="dxa"/>
            <w:tcBorders>
              <w:top w:val="nil"/>
              <w:bottom w:val="single" w:sz="4" w:space="0" w:color="auto"/>
            </w:tcBorders>
          </w:tcPr>
          <w:p w14:paraId="40DA5E77"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single" w:sz="4" w:space="0" w:color="auto"/>
            </w:tcBorders>
          </w:tcPr>
          <w:p w14:paraId="1466D479"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single" w:sz="4" w:space="0" w:color="auto"/>
            </w:tcBorders>
            <w:shd w:val="clear" w:color="auto" w:fill="auto"/>
            <w:tcMar>
              <w:top w:w="100" w:type="dxa"/>
              <w:left w:w="100" w:type="dxa"/>
              <w:bottom w:w="100" w:type="dxa"/>
              <w:right w:w="100" w:type="dxa"/>
            </w:tcMar>
          </w:tcPr>
          <w:p w14:paraId="47F1E63F"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11DF8209" w14:textId="77777777" w:rsidTr="006834F8">
        <w:trPr>
          <w:cantSplit/>
          <w:trHeight w:val="227"/>
          <w:jc w:val="center"/>
        </w:trPr>
        <w:tc>
          <w:tcPr>
            <w:tcW w:w="3400" w:type="dxa"/>
            <w:tcBorders>
              <w:top w:val="single" w:sz="4" w:space="0" w:color="auto"/>
              <w:bottom w:val="single" w:sz="4" w:space="0" w:color="auto"/>
            </w:tcBorders>
            <w:shd w:val="clear" w:color="auto" w:fill="auto"/>
            <w:tcMar>
              <w:top w:w="100" w:type="dxa"/>
              <w:left w:w="100" w:type="dxa"/>
              <w:bottom w:w="100" w:type="dxa"/>
              <w:right w:w="100" w:type="dxa"/>
            </w:tcMar>
          </w:tcPr>
          <w:p w14:paraId="6E18F354" w14:textId="77777777" w:rsidR="003B0AFF" w:rsidRPr="007F576F" w:rsidRDefault="003B0AFF" w:rsidP="006834F8">
            <w:pPr>
              <w:contextualSpacing/>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Individual modifiable factors</w:t>
            </w:r>
          </w:p>
        </w:tc>
        <w:tc>
          <w:tcPr>
            <w:tcW w:w="1703" w:type="dxa"/>
            <w:tcBorders>
              <w:top w:val="single" w:sz="4" w:space="0" w:color="auto"/>
              <w:bottom w:val="single" w:sz="4" w:space="0" w:color="auto"/>
            </w:tcBorders>
          </w:tcPr>
          <w:p w14:paraId="4E3BC571" w14:textId="77777777" w:rsidR="003B0AFF" w:rsidRPr="007F576F" w:rsidRDefault="003B0AFF" w:rsidP="006834F8">
            <w:pPr>
              <w:contextualSpacing/>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6612577D" w14:textId="77777777" w:rsidR="003B0AFF" w:rsidRPr="007F576F" w:rsidRDefault="003B0AFF" w:rsidP="006834F8">
            <w:pPr>
              <w:contextualSpacing/>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68B355A3" w14:textId="77777777" w:rsidR="003B0AFF" w:rsidRPr="007F576F" w:rsidRDefault="003B0AFF" w:rsidP="006834F8">
            <w:pPr>
              <w:contextualSpacing/>
              <w:jc w:val="center"/>
              <w:rPr>
                <w:rFonts w:asciiTheme="minorHAnsi" w:hAnsiTheme="minorHAnsi" w:cstheme="minorHAnsi"/>
                <w:sz w:val="20"/>
                <w:szCs w:val="20"/>
              </w:rPr>
            </w:pPr>
          </w:p>
        </w:tc>
        <w:tc>
          <w:tcPr>
            <w:tcW w:w="1635" w:type="dxa"/>
            <w:tcBorders>
              <w:top w:val="single" w:sz="4" w:space="0" w:color="auto"/>
              <w:bottom w:val="single" w:sz="4" w:space="0" w:color="auto"/>
            </w:tcBorders>
          </w:tcPr>
          <w:p w14:paraId="42E93863" w14:textId="77777777" w:rsidR="003B0AFF" w:rsidRPr="007F576F" w:rsidRDefault="003B0AFF" w:rsidP="006834F8">
            <w:pPr>
              <w:contextualSpacing/>
              <w:jc w:val="center"/>
              <w:rPr>
                <w:rFonts w:asciiTheme="minorHAnsi" w:hAnsiTheme="minorHAnsi" w:cstheme="minorHAnsi"/>
                <w:sz w:val="20"/>
                <w:szCs w:val="20"/>
              </w:rPr>
            </w:pPr>
          </w:p>
        </w:tc>
        <w:tc>
          <w:tcPr>
            <w:tcW w:w="1640" w:type="dxa"/>
            <w:tcBorders>
              <w:top w:val="single" w:sz="4" w:space="0" w:color="auto"/>
              <w:bottom w:val="single" w:sz="4" w:space="0" w:color="auto"/>
            </w:tcBorders>
            <w:shd w:val="clear" w:color="auto" w:fill="auto"/>
            <w:tcMar>
              <w:top w:w="100" w:type="dxa"/>
              <w:left w:w="100" w:type="dxa"/>
              <w:bottom w:w="100" w:type="dxa"/>
              <w:right w:w="100" w:type="dxa"/>
            </w:tcMar>
          </w:tcPr>
          <w:p w14:paraId="08251692" w14:textId="77777777" w:rsidR="003B0AFF" w:rsidRPr="007F576F" w:rsidRDefault="003B0AFF" w:rsidP="006834F8">
            <w:pPr>
              <w:contextualSpacing/>
              <w:jc w:val="center"/>
              <w:rPr>
                <w:rFonts w:asciiTheme="minorHAnsi" w:hAnsiTheme="minorHAnsi" w:cstheme="minorHAnsi"/>
                <w:sz w:val="20"/>
                <w:szCs w:val="20"/>
              </w:rPr>
            </w:pPr>
          </w:p>
        </w:tc>
      </w:tr>
      <w:tr w:rsidR="003B0AFF" w:rsidRPr="007F576F" w14:paraId="224E9CFD" w14:textId="77777777" w:rsidTr="006834F8">
        <w:trPr>
          <w:cantSplit/>
          <w:trHeight w:val="227"/>
          <w:jc w:val="center"/>
        </w:trPr>
        <w:tc>
          <w:tcPr>
            <w:tcW w:w="3400" w:type="dxa"/>
            <w:tcBorders>
              <w:top w:val="single" w:sz="4" w:space="0" w:color="auto"/>
              <w:bottom w:val="nil"/>
            </w:tcBorders>
            <w:shd w:val="clear" w:color="auto" w:fill="auto"/>
            <w:tcMar>
              <w:top w:w="100" w:type="dxa"/>
              <w:left w:w="100" w:type="dxa"/>
              <w:bottom w:w="100" w:type="dxa"/>
              <w:right w:w="100" w:type="dxa"/>
            </w:tcMar>
          </w:tcPr>
          <w:p w14:paraId="468C4014"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Overweight/obesity</w:t>
            </w:r>
          </w:p>
        </w:tc>
        <w:tc>
          <w:tcPr>
            <w:tcW w:w="1703" w:type="dxa"/>
            <w:tcBorders>
              <w:top w:val="single" w:sz="4" w:space="0" w:color="auto"/>
              <w:bottom w:val="nil"/>
            </w:tcBorders>
          </w:tcPr>
          <w:p w14:paraId="0D830A92"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single" w:sz="4" w:space="0" w:color="auto"/>
              <w:bottom w:val="nil"/>
            </w:tcBorders>
          </w:tcPr>
          <w:p w14:paraId="77394B91"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w:t>
            </w:r>
          </w:p>
        </w:tc>
        <w:tc>
          <w:tcPr>
            <w:tcW w:w="1191" w:type="dxa"/>
            <w:tcBorders>
              <w:top w:val="single" w:sz="4" w:space="0" w:color="auto"/>
              <w:bottom w:val="nil"/>
            </w:tcBorders>
          </w:tcPr>
          <w:p w14:paraId="6C14F348"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c>
          <w:tcPr>
            <w:tcW w:w="1635" w:type="dxa"/>
            <w:tcBorders>
              <w:top w:val="single" w:sz="4" w:space="0" w:color="auto"/>
              <w:bottom w:val="nil"/>
            </w:tcBorders>
          </w:tcPr>
          <w:p w14:paraId="7AC609DD"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single" w:sz="4" w:space="0" w:color="auto"/>
              <w:bottom w:val="nil"/>
            </w:tcBorders>
            <w:shd w:val="clear" w:color="auto" w:fill="auto"/>
            <w:tcMar>
              <w:top w:w="100" w:type="dxa"/>
              <w:left w:w="100" w:type="dxa"/>
              <w:bottom w:w="100" w:type="dxa"/>
              <w:right w:w="100" w:type="dxa"/>
            </w:tcMar>
          </w:tcPr>
          <w:p w14:paraId="1A75551B"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5CA821C7"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3CE967E2"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Hard smoking</w:t>
            </w:r>
          </w:p>
        </w:tc>
        <w:tc>
          <w:tcPr>
            <w:tcW w:w="1703" w:type="dxa"/>
            <w:tcBorders>
              <w:top w:val="nil"/>
              <w:bottom w:val="nil"/>
            </w:tcBorders>
          </w:tcPr>
          <w:p w14:paraId="61431800"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65FC9C1A"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26FD8510"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nil"/>
            </w:tcBorders>
          </w:tcPr>
          <w:p w14:paraId="66E674B4"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3217F894"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76C510C2"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3924AB3B"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Hazardous drinking</w:t>
            </w:r>
          </w:p>
        </w:tc>
        <w:tc>
          <w:tcPr>
            <w:tcW w:w="1703" w:type="dxa"/>
            <w:tcBorders>
              <w:top w:val="nil"/>
              <w:bottom w:val="nil"/>
            </w:tcBorders>
          </w:tcPr>
          <w:p w14:paraId="4EC9CB67"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2E8D0782"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7365DEF0"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26269FCA"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32CCD2F0"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23913599"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0120DEF0"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High coffee intake</w:t>
            </w:r>
          </w:p>
        </w:tc>
        <w:tc>
          <w:tcPr>
            <w:tcW w:w="1703" w:type="dxa"/>
            <w:tcBorders>
              <w:top w:val="nil"/>
              <w:bottom w:val="nil"/>
            </w:tcBorders>
          </w:tcPr>
          <w:p w14:paraId="6515456C"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7C152ED4"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53B26437"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nil"/>
            </w:tcBorders>
          </w:tcPr>
          <w:p w14:paraId="7DBB6CB7"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1A46A769"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4EE003A8" w14:textId="77777777" w:rsidTr="006834F8">
        <w:trPr>
          <w:cantSplit/>
          <w:trHeight w:val="227"/>
          <w:jc w:val="center"/>
        </w:trPr>
        <w:tc>
          <w:tcPr>
            <w:tcW w:w="3400" w:type="dxa"/>
            <w:tcBorders>
              <w:top w:val="nil"/>
              <w:bottom w:val="single" w:sz="4" w:space="0" w:color="auto"/>
            </w:tcBorders>
            <w:shd w:val="clear" w:color="auto" w:fill="auto"/>
            <w:tcMar>
              <w:top w:w="100" w:type="dxa"/>
              <w:left w:w="100" w:type="dxa"/>
              <w:bottom w:w="100" w:type="dxa"/>
              <w:right w:w="100" w:type="dxa"/>
            </w:tcMar>
          </w:tcPr>
          <w:p w14:paraId="14C1E8E1"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Physical activity</w:t>
            </w:r>
          </w:p>
        </w:tc>
        <w:tc>
          <w:tcPr>
            <w:tcW w:w="1703" w:type="dxa"/>
            <w:tcBorders>
              <w:top w:val="nil"/>
              <w:bottom w:val="single" w:sz="4" w:space="0" w:color="auto"/>
            </w:tcBorders>
          </w:tcPr>
          <w:p w14:paraId="6E0FBF5A" w14:textId="77777777" w:rsidR="003B0AFF" w:rsidRPr="007F576F" w:rsidRDefault="003B0AFF" w:rsidP="006834F8">
            <w:pPr>
              <w:contextualSpacing/>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single" w:sz="4" w:space="0" w:color="auto"/>
            </w:tcBorders>
          </w:tcPr>
          <w:p w14:paraId="6D2CC1B3" w14:textId="77777777" w:rsidR="003B0AFF" w:rsidRPr="007F576F" w:rsidRDefault="003B0AFF" w:rsidP="006834F8">
            <w:pPr>
              <w:contextualSpacing/>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single" w:sz="4" w:space="0" w:color="auto"/>
            </w:tcBorders>
          </w:tcPr>
          <w:p w14:paraId="690FE058"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single" w:sz="4" w:space="0" w:color="auto"/>
            </w:tcBorders>
          </w:tcPr>
          <w:p w14:paraId="211E749A"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single" w:sz="4" w:space="0" w:color="auto"/>
            </w:tcBorders>
            <w:shd w:val="clear" w:color="auto" w:fill="auto"/>
            <w:tcMar>
              <w:top w:w="100" w:type="dxa"/>
              <w:left w:w="100" w:type="dxa"/>
              <w:bottom w:w="100" w:type="dxa"/>
              <w:right w:w="100" w:type="dxa"/>
            </w:tcMar>
          </w:tcPr>
          <w:p w14:paraId="286BE940" w14:textId="77777777" w:rsidR="003B0AFF" w:rsidRPr="007F576F" w:rsidRDefault="003B0AFF" w:rsidP="006834F8">
            <w:pPr>
              <w:contextualSpacing/>
              <w:jc w:val="center"/>
              <w:rPr>
                <w:rFonts w:asciiTheme="minorHAnsi" w:hAnsiTheme="minorHAnsi" w:cstheme="minorHAnsi"/>
                <w:sz w:val="20"/>
                <w:szCs w:val="20"/>
              </w:rPr>
            </w:pPr>
            <w:r w:rsidRPr="007F576F">
              <w:rPr>
                <w:rFonts w:cstheme="minorHAnsi"/>
                <w:sz w:val="20"/>
                <w:szCs w:val="20"/>
              </w:rPr>
              <w:t>ns</w:t>
            </w:r>
          </w:p>
        </w:tc>
      </w:tr>
      <w:tr w:rsidR="003B0AFF" w:rsidRPr="007F576F" w14:paraId="07171976" w14:textId="77777777" w:rsidTr="006834F8">
        <w:trPr>
          <w:cantSplit/>
          <w:trHeight w:val="227"/>
          <w:jc w:val="center"/>
        </w:trPr>
        <w:tc>
          <w:tcPr>
            <w:tcW w:w="3400" w:type="dxa"/>
            <w:tcBorders>
              <w:top w:val="single" w:sz="4" w:space="0" w:color="auto"/>
              <w:bottom w:val="single" w:sz="4" w:space="0" w:color="auto"/>
            </w:tcBorders>
            <w:shd w:val="clear" w:color="auto" w:fill="auto"/>
            <w:tcMar>
              <w:top w:w="100" w:type="dxa"/>
              <w:left w:w="100" w:type="dxa"/>
              <w:bottom w:w="100" w:type="dxa"/>
              <w:right w:w="100" w:type="dxa"/>
            </w:tcMar>
          </w:tcPr>
          <w:p w14:paraId="02F921D8"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Professional non-modifiable factors</w:t>
            </w:r>
          </w:p>
        </w:tc>
        <w:tc>
          <w:tcPr>
            <w:tcW w:w="1703" w:type="dxa"/>
            <w:tcBorders>
              <w:top w:val="single" w:sz="4" w:space="0" w:color="auto"/>
              <w:bottom w:val="single" w:sz="4" w:space="0" w:color="auto"/>
            </w:tcBorders>
          </w:tcPr>
          <w:p w14:paraId="2A941ED5" w14:textId="77777777" w:rsidR="003B0AFF" w:rsidRPr="007F576F" w:rsidRDefault="003B0AFF" w:rsidP="006834F8">
            <w:pPr>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0F6F902D" w14:textId="77777777" w:rsidR="003B0AFF" w:rsidRPr="007F576F" w:rsidRDefault="003B0AFF" w:rsidP="006834F8">
            <w:pPr>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45FABAB5" w14:textId="77777777" w:rsidR="003B0AFF" w:rsidRPr="007F576F" w:rsidRDefault="003B0AFF" w:rsidP="006834F8">
            <w:pPr>
              <w:jc w:val="center"/>
              <w:rPr>
                <w:rFonts w:asciiTheme="minorHAnsi" w:hAnsiTheme="minorHAnsi" w:cstheme="minorHAnsi"/>
                <w:sz w:val="20"/>
                <w:szCs w:val="20"/>
              </w:rPr>
            </w:pPr>
          </w:p>
        </w:tc>
        <w:tc>
          <w:tcPr>
            <w:tcW w:w="1635" w:type="dxa"/>
            <w:tcBorders>
              <w:top w:val="single" w:sz="4" w:space="0" w:color="auto"/>
              <w:bottom w:val="single" w:sz="4" w:space="0" w:color="auto"/>
            </w:tcBorders>
          </w:tcPr>
          <w:p w14:paraId="3ED9799C" w14:textId="77777777" w:rsidR="003B0AFF" w:rsidRPr="007F576F" w:rsidRDefault="003B0AFF" w:rsidP="006834F8">
            <w:pPr>
              <w:jc w:val="center"/>
              <w:rPr>
                <w:rFonts w:asciiTheme="minorHAnsi" w:hAnsiTheme="minorHAnsi" w:cstheme="minorHAnsi"/>
                <w:sz w:val="20"/>
                <w:szCs w:val="20"/>
              </w:rPr>
            </w:pPr>
          </w:p>
        </w:tc>
        <w:tc>
          <w:tcPr>
            <w:tcW w:w="1640" w:type="dxa"/>
            <w:tcBorders>
              <w:top w:val="single" w:sz="4" w:space="0" w:color="auto"/>
              <w:bottom w:val="single" w:sz="4" w:space="0" w:color="auto"/>
            </w:tcBorders>
            <w:shd w:val="clear" w:color="auto" w:fill="auto"/>
            <w:tcMar>
              <w:top w:w="100" w:type="dxa"/>
              <w:left w:w="100" w:type="dxa"/>
              <w:bottom w:w="100" w:type="dxa"/>
              <w:right w:w="100" w:type="dxa"/>
            </w:tcMar>
          </w:tcPr>
          <w:p w14:paraId="381B36EE" w14:textId="77777777" w:rsidR="003B0AFF" w:rsidRPr="007F576F" w:rsidRDefault="003B0AFF" w:rsidP="006834F8">
            <w:pPr>
              <w:jc w:val="center"/>
              <w:rPr>
                <w:rFonts w:asciiTheme="minorHAnsi" w:hAnsiTheme="minorHAnsi" w:cstheme="minorHAnsi"/>
                <w:sz w:val="20"/>
                <w:szCs w:val="20"/>
              </w:rPr>
            </w:pPr>
          </w:p>
        </w:tc>
      </w:tr>
      <w:tr w:rsidR="003B0AFF" w:rsidRPr="007F576F" w14:paraId="74B20BCB" w14:textId="77777777" w:rsidTr="006834F8">
        <w:trPr>
          <w:cantSplit/>
          <w:trHeight w:val="227"/>
          <w:jc w:val="center"/>
        </w:trPr>
        <w:tc>
          <w:tcPr>
            <w:tcW w:w="3400" w:type="dxa"/>
            <w:tcBorders>
              <w:top w:val="single" w:sz="4" w:space="0" w:color="auto"/>
              <w:bottom w:val="single" w:sz="4" w:space="0" w:color="auto"/>
            </w:tcBorders>
            <w:shd w:val="clear" w:color="auto" w:fill="auto"/>
            <w:tcMar>
              <w:top w:w="100" w:type="dxa"/>
              <w:left w:w="100" w:type="dxa"/>
              <w:bottom w:w="100" w:type="dxa"/>
              <w:right w:w="100" w:type="dxa"/>
            </w:tcMar>
          </w:tcPr>
          <w:p w14:paraId="1C3884E8" w14:textId="77777777" w:rsidR="003B0AFF" w:rsidRPr="007F576F" w:rsidRDefault="003B0AFF" w:rsidP="006834F8">
            <w:pPr>
              <w:contextualSpacing/>
              <w:rPr>
                <w:rFonts w:asciiTheme="minorHAnsi" w:hAnsiTheme="minorHAnsi" w:cstheme="minorHAnsi"/>
                <w:color w:val="000000"/>
                <w:sz w:val="20"/>
                <w:szCs w:val="20"/>
              </w:rPr>
            </w:pPr>
            <w:r w:rsidRPr="007F576F">
              <w:rPr>
                <w:rFonts w:asciiTheme="minorHAnsi" w:hAnsiTheme="minorHAnsi" w:cstheme="minorHAnsi"/>
                <w:color w:val="000000"/>
                <w:sz w:val="20"/>
                <w:szCs w:val="20"/>
              </w:rPr>
              <w:t>Public sector</w:t>
            </w:r>
          </w:p>
        </w:tc>
        <w:tc>
          <w:tcPr>
            <w:tcW w:w="1703" w:type="dxa"/>
            <w:tcBorders>
              <w:top w:val="single" w:sz="4" w:space="0" w:color="auto"/>
              <w:bottom w:val="single" w:sz="4" w:space="0" w:color="auto"/>
            </w:tcBorders>
          </w:tcPr>
          <w:p w14:paraId="3F4F853C"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asciiTheme="minorHAnsi" w:hAnsiTheme="minorHAnsi" w:cstheme="minorHAnsi"/>
                <w:color w:val="000000"/>
                <w:sz w:val="20"/>
                <w:szCs w:val="20"/>
              </w:rPr>
              <w:t>+</w:t>
            </w:r>
          </w:p>
        </w:tc>
        <w:tc>
          <w:tcPr>
            <w:tcW w:w="1191" w:type="dxa"/>
            <w:tcBorders>
              <w:top w:val="single" w:sz="4" w:space="0" w:color="auto"/>
              <w:bottom w:val="single" w:sz="4" w:space="0" w:color="auto"/>
            </w:tcBorders>
          </w:tcPr>
          <w:p w14:paraId="68B7172D" w14:textId="77777777" w:rsidR="003B0AFF" w:rsidRPr="007F576F" w:rsidRDefault="003B0AFF" w:rsidP="006834F8">
            <w:pPr>
              <w:contextualSpacing/>
              <w:jc w:val="center"/>
              <w:rPr>
                <w:rFonts w:cstheme="minorHAnsi"/>
                <w:color w:val="000000"/>
                <w:sz w:val="20"/>
                <w:szCs w:val="20"/>
              </w:rPr>
            </w:pPr>
            <w:r w:rsidRPr="007F576F">
              <w:rPr>
                <w:rFonts w:cstheme="minorHAnsi"/>
                <w:color w:val="000000"/>
                <w:sz w:val="20"/>
                <w:szCs w:val="20"/>
              </w:rPr>
              <w:t>ns</w:t>
            </w:r>
          </w:p>
        </w:tc>
        <w:tc>
          <w:tcPr>
            <w:tcW w:w="1191" w:type="dxa"/>
            <w:tcBorders>
              <w:top w:val="single" w:sz="4" w:space="0" w:color="auto"/>
              <w:bottom w:val="single" w:sz="4" w:space="0" w:color="auto"/>
            </w:tcBorders>
          </w:tcPr>
          <w:p w14:paraId="53010505"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cstheme="minorHAnsi"/>
                <w:color w:val="000000"/>
                <w:sz w:val="20"/>
                <w:szCs w:val="20"/>
              </w:rPr>
              <w:t>ns</w:t>
            </w:r>
          </w:p>
        </w:tc>
        <w:tc>
          <w:tcPr>
            <w:tcW w:w="1635" w:type="dxa"/>
            <w:tcBorders>
              <w:top w:val="single" w:sz="4" w:space="0" w:color="auto"/>
              <w:bottom w:val="single" w:sz="4" w:space="0" w:color="auto"/>
            </w:tcBorders>
          </w:tcPr>
          <w:p w14:paraId="692A6B54"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cstheme="minorHAnsi"/>
                <w:color w:val="000000"/>
                <w:sz w:val="20"/>
                <w:szCs w:val="20"/>
              </w:rPr>
              <w:t>ns</w:t>
            </w:r>
          </w:p>
        </w:tc>
        <w:tc>
          <w:tcPr>
            <w:tcW w:w="1640" w:type="dxa"/>
            <w:tcBorders>
              <w:top w:val="single" w:sz="4" w:space="0" w:color="auto"/>
              <w:bottom w:val="single" w:sz="4" w:space="0" w:color="auto"/>
            </w:tcBorders>
            <w:shd w:val="clear" w:color="auto" w:fill="auto"/>
            <w:tcMar>
              <w:top w:w="100" w:type="dxa"/>
              <w:left w:w="100" w:type="dxa"/>
              <w:bottom w:w="100" w:type="dxa"/>
              <w:right w:w="100" w:type="dxa"/>
            </w:tcMar>
          </w:tcPr>
          <w:p w14:paraId="1B645F8B" w14:textId="77777777" w:rsidR="003B0AFF" w:rsidRPr="007F576F" w:rsidRDefault="003B0AFF" w:rsidP="006834F8">
            <w:pPr>
              <w:contextualSpacing/>
              <w:jc w:val="center"/>
              <w:rPr>
                <w:rFonts w:asciiTheme="minorHAnsi" w:hAnsiTheme="minorHAnsi" w:cstheme="minorHAnsi"/>
                <w:color w:val="000000"/>
                <w:sz w:val="20"/>
                <w:szCs w:val="20"/>
              </w:rPr>
            </w:pPr>
            <w:r w:rsidRPr="007F576F">
              <w:rPr>
                <w:rFonts w:cstheme="minorHAnsi"/>
                <w:color w:val="000000"/>
                <w:sz w:val="20"/>
                <w:szCs w:val="20"/>
              </w:rPr>
              <w:t>ns</w:t>
            </w:r>
          </w:p>
        </w:tc>
      </w:tr>
      <w:tr w:rsidR="003B0AFF" w:rsidRPr="007F576F" w14:paraId="44245322" w14:textId="77777777" w:rsidTr="006834F8">
        <w:trPr>
          <w:cantSplit/>
          <w:trHeight w:val="227"/>
          <w:jc w:val="center"/>
        </w:trPr>
        <w:tc>
          <w:tcPr>
            <w:tcW w:w="3400" w:type="dxa"/>
            <w:tcBorders>
              <w:top w:val="single" w:sz="4" w:space="0" w:color="auto"/>
              <w:bottom w:val="single" w:sz="4" w:space="0" w:color="auto"/>
            </w:tcBorders>
            <w:shd w:val="clear" w:color="auto" w:fill="auto"/>
            <w:tcMar>
              <w:top w:w="100" w:type="dxa"/>
              <w:left w:w="100" w:type="dxa"/>
              <w:bottom w:w="100" w:type="dxa"/>
              <w:right w:w="100" w:type="dxa"/>
            </w:tcMar>
          </w:tcPr>
          <w:p w14:paraId="6D7B62B4" w14:textId="77777777" w:rsidR="003B0AFF" w:rsidRPr="007F576F" w:rsidRDefault="003B0AFF" w:rsidP="006834F8">
            <w:pPr>
              <w:rPr>
                <w:rFonts w:asciiTheme="minorHAnsi" w:hAnsiTheme="minorHAnsi" w:cstheme="minorHAnsi"/>
                <w:b/>
                <w:bCs/>
                <w:color w:val="000000"/>
                <w:sz w:val="20"/>
                <w:szCs w:val="20"/>
              </w:rPr>
            </w:pPr>
            <w:r w:rsidRPr="007F576F">
              <w:rPr>
                <w:rFonts w:asciiTheme="minorHAnsi" w:hAnsiTheme="minorHAnsi" w:cstheme="minorHAnsi"/>
                <w:b/>
                <w:bCs/>
                <w:color w:val="000000"/>
                <w:sz w:val="20"/>
                <w:szCs w:val="20"/>
              </w:rPr>
              <w:t>Professional modifiable factors</w:t>
            </w:r>
          </w:p>
        </w:tc>
        <w:tc>
          <w:tcPr>
            <w:tcW w:w="1703" w:type="dxa"/>
            <w:tcBorders>
              <w:top w:val="single" w:sz="4" w:space="0" w:color="auto"/>
              <w:bottom w:val="single" w:sz="4" w:space="0" w:color="auto"/>
            </w:tcBorders>
          </w:tcPr>
          <w:p w14:paraId="31868C40" w14:textId="77777777" w:rsidR="003B0AFF" w:rsidRPr="007F576F" w:rsidRDefault="003B0AFF" w:rsidP="006834F8">
            <w:pPr>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11BF4CA5" w14:textId="77777777" w:rsidR="003B0AFF" w:rsidRPr="007F576F" w:rsidRDefault="003B0AFF" w:rsidP="006834F8">
            <w:pPr>
              <w:jc w:val="center"/>
              <w:rPr>
                <w:rFonts w:asciiTheme="minorHAnsi" w:hAnsiTheme="minorHAnsi" w:cstheme="minorHAnsi"/>
                <w:sz w:val="20"/>
                <w:szCs w:val="20"/>
              </w:rPr>
            </w:pPr>
          </w:p>
        </w:tc>
        <w:tc>
          <w:tcPr>
            <w:tcW w:w="1191" w:type="dxa"/>
            <w:tcBorders>
              <w:top w:val="single" w:sz="4" w:space="0" w:color="auto"/>
              <w:bottom w:val="single" w:sz="4" w:space="0" w:color="auto"/>
            </w:tcBorders>
          </w:tcPr>
          <w:p w14:paraId="72EBFDCD" w14:textId="77777777" w:rsidR="003B0AFF" w:rsidRPr="007F576F" w:rsidRDefault="003B0AFF" w:rsidP="006834F8">
            <w:pPr>
              <w:jc w:val="center"/>
              <w:rPr>
                <w:rFonts w:asciiTheme="minorHAnsi" w:hAnsiTheme="minorHAnsi" w:cstheme="minorHAnsi"/>
                <w:sz w:val="20"/>
                <w:szCs w:val="20"/>
              </w:rPr>
            </w:pPr>
          </w:p>
        </w:tc>
        <w:tc>
          <w:tcPr>
            <w:tcW w:w="1635" w:type="dxa"/>
            <w:tcBorders>
              <w:top w:val="single" w:sz="4" w:space="0" w:color="auto"/>
              <w:bottom w:val="single" w:sz="4" w:space="0" w:color="auto"/>
            </w:tcBorders>
          </w:tcPr>
          <w:p w14:paraId="62749396" w14:textId="77777777" w:rsidR="003B0AFF" w:rsidRPr="007F576F" w:rsidRDefault="003B0AFF" w:rsidP="006834F8">
            <w:pPr>
              <w:jc w:val="center"/>
              <w:rPr>
                <w:rFonts w:asciiTheme="minorHAnsi" w:hAnsiTheme="minorHAnsi" w:cstheme="minorHAnsi"/>
                <w:sz w:val="20"/>
                <w:szCs w:val="20"/>
              </w:rPr>
            </w:pPr>
          </w:p>
        </w:tc>
        <w:tc>
          <w:tcPr>
            <w:tcW w:w="1640" w:type="dxa"/>
            <w:tcBorders>
              <w:top w:val="single" w:sz="4" w:space="0" w:color="auto"/>
              <w:bottom w:val="single" w:sz="4" w:space="0" w:color="auto"/>
            </w:tcBorders>
            <w:shd w:val="clear" w:color="auto" w:fill="auto"/>
            <w:tcMar>
              <w:top w:w="100" w:type="dxa"/>
              <w:left w:w="100" w:type="dxa"/>
              <w:bottom w:w="100" w:type="dxa"/>
              <w:right w:w="100" w:type="dxa"/>
            </w:tcMar>
          </w:tcPr>
          <w:p w14:paraId="2D4ED3E9" w14:textId="77777777" w:rsidR="003B0AFF" w:rsidRPr="007F576F" w:rsidRDefault="003B0AFF" w:rsidP="006834F8">
            <w:pPr>
              <w:jc w:val="center"/>
              <w:rPr>
                <w:rFonts w:asciiTheme="minorHAnsi" w:hAnsiTheme="minorHAnsi" w:cstheme="minorHAnsi"/>
                <w:sz w:val="20"/>
                <w:szCs w:val="20"/>
              </w:rPr>
            </w:pPr>
          </w:p>
        </w:tc>
      </w:tr>
      <w:tr w:rsidR="003B0AFF" w:rsidRPr="007F576F" w14:paraId="7D31BA91" w14:textId="77777777" w:rsidTr="006834F8">
        <w:trPr>
          <w:cantSplit/>
          <w:trHeight w:val="227"/>
          <w:jc w:val="center"/>
        </w:trPr>
        <w:tc>
          <w:tcPr>
            <w:tcW w:w="3400" w:type="dxa"/>
            <w:tcBorders>
              <w:top w:val="single" w:sz="4" w:space="0" w:color="auto"/>
              <w:bottom w:val="nil"/>
            </w:tcBorders>
            <w:shd w:val="clear" w:color="auto" w:fill="auto"/>
            <w:tcMar>
              <w:top w:w="100" w:type="dxa"/>
              <w:left w:w="100" w:type="dxa"/>
              <w:bottom w:w="100" w:type="dxa"/>
              <w:right w:w="100" w:type="dxa"/>
            </w:tcMar>
          </w:tcPr>
          <w:p w14:paraId="40960FC0" w14:textId="1866BC3A" w:rsidR="003B0AFF" w:rsidRPr="007F576F" w:rsidRDefault="003B0AFF" w:rsidP="006834F8">
            <w:pPr>
              <w:rPr>
                <w:rFonts w:asciiTheme="minorHAnsi" w:hAnsiTheme="minorHAnsi" w:cstheme="minorHAnsi"/>
                <w:color w:val="000000"/>
                <w:sz w:val="20"/>
                <w:szCs w:val="20"/>
              </w:rPr>
            </w:pPr>
            <w:proofErr w:type="spellStart"/>
            <w:r w:rsidRPr="007F576F">
              <w:rPr>
                <w:rFonts w:asciiTheme="minorHAnsi" w:hAnsiTheme="minorHAnsi" w:cstheme="minorHAnsi"/>
                <w:color w:val="000000"/>
                <w:sz w:val="20"/>
                <w:szCs w:val="20"/>
              </w:rPr>
              <w:t>Night</w:t>
            </w:r>
            <w:r w:rsidR="00315235" w:rsidRPr="007F576F">
              <w:rPr>
                <w:rFonts w:asciiTheme="minorHAnsi" w:hAnsiTheme="minorHAnsi" w:cstheme="minorHAnsi"/>
                <w:color w:val="000000"/>
                <w:sz w:val="20"/>
                <w:szCs w:val="20"/>
              </w:rPr>
              <w:t>time</w:t>
            </w:r>
            <w:proofErr w:type="spellEnd"/>
            <w:r w:rsidR="00315235" w:rsidRPr="007F576F">
              <w:rPr>
                <w:rFonts w:asciiTheme="minorHAnsi" w:hAnsiTheme="minorHAnsi" w:cstheme="minorHAnsi"/>
                <w:color w:val="000000"/>
                <w:sz w:val="20"/>
                <w:szCs w:val="20"/>
              </w:rPr>
              <w:t xml:space="preserve"> work</w:t>
            </w:r>
            <w:r w:rsidRPr="007F576F">
              <w:rPr>
                <w:rFonts w:asciiTheme="minorHAnsi" w:hAnsiTheme="minorHAnsi" w:cstheme="minorHAnsi"/>
                <w:color w:val="000000"/>
                <w:sz w:val="20"/>
                <w:szCs w:val="20"/>
              </w:rPr>
              <w:t xml:space="preserve"> </w:t>
            </w:r>
          </w:p>
        </w:tc>
        <w:tc>
          <w:tcPr>
            <w:tcW w:w="1703" w:type="dxa"/>
            <w:tcBorders>
              <w:top w:val="single" w:sz="4" w:space="0" w:color="auto"/>
              <w:bottom w:val="nil"/>
            </w:tcBorders>
          </w:tcPr>
          <w:p w14:paraId="57E70EC4"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single" w:sz="4" w:space="0" w:color="auto"/>
              <w:bottom w:val="nil"/>
            </w:tcBorders>
          </w:tcPr>
          <w:p w14:paraId="562E631F"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single" w:sz="4" w:space="0" w:color="auto"/>
              <w:bottom w:val="nil"/>
            </w:tcBorders>
          </w:tcPr>
          <w:p w14:paraId="4C9D8802"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35" w:type="dxa"/>
            <w:tcBorders>
              <w:top w:val="single" w:sz="4" w:space="0" w:color="auto"/>
              <w:bottom w:val="nil"/>
            </w:tcBorders>
          </w:tcPr>
          <w:p w14:paraId="52779635"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single" w:sz="4" w:space="0" w:color="auto"/>
              <w:bottom w:val="nil"/>
            </w:tcBorders>
            <w:shd w:val="clear" w:color="auto" w:fill="auto"/>
            <w:tcMar>
              <w:top w:w="100" w:type="dxa"/>
              <w:left w:w="100" w:type="dxa"/>
              <w:bottom w:w="100" w:type="dxa"/>
              <w:right w:w="100" w:type="dxa"/>
            </w:tcMar>
          </w:tcPr>
          <w:p w14:paraId="50CA5528"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2620DF27"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77CF411C" w14:textId="384FC7A0" w:rsidR="003B0AFF" w:rsidRPr="007F576F" w:rsidRDefault="003B0AFF" w:rsidP="006834F8">
            <w:pPr>
              <w:rPr>
                <w:rFonts w:asciiTheme="minorHAnsi" w:hAnsiTheme="minorHAnsi" w:cstheme="minorHAnsi"/>
                <w:color w:val="000000"/>
                <w:sz w:val="20"/>
                <w:szCs w:val="20"/>
              </w:rPr>
            </w:pPr>
            <w:r w:rsidRPr="007F576F">
              <w:rPr>
                <w:rFonts w:asciiTheme="minorHAnsi" w:hAnsiTheme="minorHAnsi" w:cstheme="minorHAnsi"/>
                <w:color w:val="000000"/>
                <w:sz w:val="20"/>
                <w:szCs w:val="20"/>
              </w:rPr>
              <w:t>Fixed schedule</w:t>
            </w:r>
          </w:p>
        </w:tc>
        <w:tc>
          <w:tcPr>
            <w:tcW w:w="1703" w:type="dxa"/>
            <w:tcBorders>
              <w:top w:val="nil"/>
              <w:bottom w:val="nil"/>
            </w:tcBorders>
          </w:tcPr>
          <w:p w14:paraId="6501D9DD"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130FD585"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617F07D0"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615B8EC0"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108053F0"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715A6C82"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561DA126" w14:textId="67AA14B2" w:rsidR="003B0AFF" w:rsidRPr="007F576F" w:rsidRDefault="003B0AFF" w:rsidP="006834F8">
            <w:pPr>
              <w:rPr>
                <w:rFonts w:asciiTheme="minorHAnsi" w:hAnsiTheme="minorHAnsi" w:cstheme="minorHAnsi"/>
                <w:color w:val="000000"/>
                <w:sz w:val="20"/>
                <w:szCs w:val="20"/>
              </w:rPr>
            </w:pPr>
            <w:r w:rsidRPr="007F576F">
              <w:rPr>
                <w:rFonts w:asciiTheme="minorHAnsi" w:hAnsiTheme="minorHAnsi" w:cstheme="minorHAnsi"/>
                <w:color w:val="000000"/>
                <w:sz w:val="20"/>
                <w:szCs w:val="20"/>
              </w:rPr>
              <w:lastRenderedPageBreak/>
              <w:t>Known schedule</w:t>
            </w:r>
          </w:p>
        </w:tc>
        <w:tc>
          <w:tcPr>
            <w:tcW w:w="1703" w:type="dxa"/>
            <w:tcBorders>
              <w:top w:val="nil"/>
              <w:bottom w:val="nil"/>
            </w:tcBorders>
          </w:tcPr>
          <w:p w14:paraId="49BC21AB"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5164886B"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18D24EE9"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5729F28C"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7F4ABDA5"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79806CBB"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3501A3F3"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Speed and quantity</w:t>
            </w:r>
          </w:p>
        </w:tc>
        <w:tc>
          <w:tcPr>
            <w:tcW w:w="1703" w:type="dxa"/>
            <w:tcBorders>
              <w:top w:val="nil"/>
              <w:bottom w:val="nil"/>
            </w:tcBorders>
          </w:tcPr>
          <w:p w14:paraId="1AFB6A56"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3A2B1C8A"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22F2B5EC"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5439E5C4"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4C307189"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3179C408"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4ED84B94"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Complexity and intensity</w:t>
            </w:r>
          </w:p>
        </w:tc>
        <w:tc>
          <w:tcPr>
            <w:tcW w:w="1703" w:type="dxa"/>
            <w:tcBorders>
              <w:top w:val="nil"/>
              <w:bottom w:val="nil"/>
            </w:tcBorders>
          </w:tcPr>
          <w:p w14:paraId="5AD83A2A"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343C4F73"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08C0C1BA"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nil"/>
            </w:tcBorders>
          </w:tcPr>
          <w:p w14:paraId="65D4B2F7"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2BE2A8FD"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6ECBE147"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276243BF"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Fragmentation and unpredictability</w:t>
            </w:r>
          </w:p>
        </w:tc>
        <w:tc>
          <w:tcPr>
            <w:tcW w:w="1703" w:type="dxa"/>
            <w:tcBorders>
              <w:top w:val="nil"/>
              <w:bottom w:val="nil"/>
            </w:tcBorders>
          </w:tcPr>
          <w:p w14:paraId="7FCDABE2"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1047F178"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33073F84"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nil"/>
            </w:tcBorders>
          </w:tcPr>
          <w:p w14:paraId="381C8A43"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39F107FA"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04F0456A"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1E8E4A5F"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Decision-making latitude</w:t>
            </w:r>
          </w:p>
        </w:tc>
        <w:tc>
          <w:tcPr>
            <w:tcW w:w="1703" w:type="dxa"/>
            <w:tcBorders>
              <w:top w:val="nil"/>
              <w:bottom w:val="nil"/>
            </w:tcBorders>
          </w:tcPr>
          <w:p w14:paraId="53C7CF70"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336DECFB"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1B29253D"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148656A7"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00B6EEB5"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6AA7CCA2"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10A394B5"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Use of skills</w:t>
            </w:r>
          </w:p>
        </w:tc>
        <w:tc>
          <w:tcPr>
            <w:tcW w:w="1703" w:type="dxa"/>
            <w:tcBorders>
              <w:top w:val="nil"/>
              <w:bottom w:val="nil"/>
            </w:tcBorders>
          </w:tcPr>
          <w:p w14:paraId="6E8C8E45"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213AD593"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692032A7"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13443119"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3A1C4C4C"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66D9DEDC"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42625890"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Skill development</w:t>
            </w:r>
          </w:p>
        </w:tc>
        <w:tc>
          <w:tcPr>
            <w:tcW w:w="1703" w:type="dxa"/>
            <w:tcBorders>
              <w:top w:val="nil"/>
              <w:bottom w:val="nil"/>
            </w:tcBorders>
          </w:tcPr>
          <w:p w14:paraId="51EC73DD"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7725C02C"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7E4A3E7C"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014C0779"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5CC75A23"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7794ECBC"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4F4783AD"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Professional support by superiors</w:t>
            </w:r>
          </w:p>
        </w:tc>
        <w:tc>
          <w:tcPr>
            <w:tcW w:w="1703" w:type="dxa"/>
            <w:tcBorders>
              <w:top w:val="nil"/>
              <w:bottom w:val="nil"/>
            </w:tcBorders>
          </w:tcPr>
          <w:p w14:paraId="059350F4"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7F955097"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1E41BAA7"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5AA24DA4"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1F897687"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3EAF14A8"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274AE461"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Professional support by colleagues</w:t>
            </w:r>
          </w:p>
        </w:tc>
        <w:tc>
          <w:tcPr>
            <w:tcW w:w="1703" w:type="dxa"/>
            <w:tcBorders>
              <w:top w:val="nil"/>
              <w:bottom w:val="nil"/>
            </w:tcBorders>
          </w:tcPr>
          <w:p w14:paraId="7F282F48"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43AAD963"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0C628B1A"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3B7F19A5"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1607A76F"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44A03502"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5DB847DF"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Emotional support by superiors</w:t>
            </w:r>
          </w:p>
        </w:tc>
        <w:tc>
          <w:tcPr>
            <w:tcW w:w="1703" w:type="dxa"/>
            <w:tcBorders>
              <w:top w:val="nil"/>
              <w:bottom w:val="nil"/>
            </w:tcBorders>
          </w:tcPr>
          <w:p w14:paraId="01AA23DC"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772E6D56"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4B2561D9"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74278C88"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2C474148"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5BD81FA0"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511E5D00" w14:textId="77777777" w:rsidR="003B0AFF" w:rsidRPr="007F576F" w:rsidRDefault="003B0AFF" w:rsidP="006834F8">
            <w:pPr>
              <w:rPr>
                <w:rFonts w:asciiTheme="minorHAnsi" w:hAnsiTheme="minorHAnsi" w:cstheme="minorHAnsi"/>
                <w:bCs/>
                <w:color w:val="000000"/>
                <w:sz w:val="20"/>
                <w:szCs w:val="20"/>
              </w:rPr>
            </w:pPr>
            <w:r w:rsidRPr="007F576F">
              <w:rPr>
                <w:rFonts w:asciiTheme="minorHAnsi" w:hAnsiTheme="minorHAnsi" w:cstheme="minorHAnsi"/>
                <w:bCs/>
                <w:color w:val="000000"/>
                <w:sz w:val="20"/>
                <w:szCs w:val="20"/>
              </w:rPr>
              <w:t>Emotional support by colleagues</w:t>
            </w:r>
          </w:p>
        </w:tc>
        <w:tc>
          <w:tcPr>
            <w:tcW w:w="1703" w:type="dxa"/>
            <w:tcBorders>
              <w:top w:val="nil"/>
              <w:bottom w:val="nil"/>
            </w:tcBorders>
          </w:tcPr>
          <w:p w14:paraId="14E2A996"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56909823"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ns</w:t>
            </w:r>
          </w:p>
        </w:tc>
        <w:tc>
          <w:tcPr>
            <w:tcW w:w="1191" w:type="dxa"/>
            <w:tcBorders>
              <w:top w:val="nil"/>
              <w:bottom w:val="nil"/>
            </w:tcBorders>
          </w:tcPr>
          <w:p w14:paraId="04295CD9"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35" w:type="dxa"/>
            <w:tcBorders>
              <w:top w:val="nil"/>
              <w:bottom w:val="nil"/>
            </w:tcBorders>
          </w:tcPr>
          <w:p w14:paraId="41DB940C"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c>
          <w:tcPr>
            <w:tcW w:w="1640" w:type="dxa"/>
            <w:tcBorders>
              <w:top w:val="nil"/>
              <w:bottom w:val="nil"/>
            </w:tcBorders>
            <w:shd w:val="clear" w:color="auto" w:fill="auto"/>
            <w:tcMar>
              <w:top w:w="100" w:type="dxa"/>
              <w:left w:w="100" w:type="dxa"/>
              <w:bottom w:w="100" w:type="dxa"/>
              <w:right w:w="100" w:type="dxa"/>
            </w:tcMar>
          </w:tcPr>
          <w:p w14:paraId="1FCB7870" w14:textId="77777777" w:rsidR="003B0AFF" w:rsidRPr="007F576F" w:rsidRDefault="003B0AFF" w:rsidP="006834F8">
            <w:pPr>
              <w:jc w:val="center"/>
              <w:rPr>
                <w:rFonts w:asciiTheme="minorHAnsi" w:hAnsiTheme="minorHAnsi" w:cstheme="minorHAnsi"/>
                <w:sz w:val="20"/>
                <w:szCs w:val="20"/>
                <w:vertAlign w:val="superscript"/>
              </w:rPr>
            </w:pPr>
            <w:r w:rsidRPr="007F576F">
              <w:rPr>
                <w:rFonts w:cstheme="minorHAnsi"/>
                <w:sz w:val="20"/>
                <w:szCs w:val="20"/>
              </w:rPr>
              <w:t>ns</w:t>
            </w:r>
          </w:p>
        </w:tc>
      </w:tr>
      <w:tr w:rsidR="003B0AFF" w:rsidRPr="007F576F" w14:paraId="3E68AF3E"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0D422D25" w14:textId="428B0C7B" w:rsidR="003B0AFF" w:rsidRPr="007F576F" w:rsidRDefault="003B0AFF" w:rsidP="006834F8">
            <w:pPr>
              <w:rPr>
                <w:rFonts w:asciiTheme="minorHAnsi" w:hAnsiTheme="minorHAnsi" w:cstheme="minorHAnsi"/>
                <w:color w:val="000000"/>
                <w:sz w:val="20"/>
                <w:szCs w:val="20"/>
              </w:rPr>
            </w:pPr>
            <w:r w:rsidRPr="007F576F">
              <w:rPr>
                <w:rFonts w:asciiTheme="minorHAnsi" w:hAnsiTheme="minorHAnsi" w:cstheme="minorHAnsi"/>
                <w:color w:val="000000"/>
                <w:sz w:val="20"/>
                <w:szCs w:val="20"/>
              </w:rPr>
              <w:t xml:space="preserve">Sustained </w:t>
            </w:r>
            <w:r w:rsidR="00232669" w:rsidRPr="007F576F">
              <w:rPr>
                <w:rFonts w:asciiTheme="minorHAnsi" w:hAnsiTheme="minorHAnsi" w:cstheme="minorHAnsi"/>
                <w:color w:val="000000"/>
                <w:sz w:val="20"/>
                <w:szCs w:val="20"/>
              </w:rPr>
              <w:t xml:space="preserve">workplace </w:t>
            </w:r>
            <w:r w:rsidRPr="007F576F">
              <w:rPr>
                <w:rFonts w:asciiTheme="minorHAnsi" w:hAnsiTheme="minorHAnsi" w:cstheme="minorHAnsi"/>
                <w:color w:val="000000"/>
                <w:sz w:val="20"/>
                <w:szCs w:val="20"/>
              </w:rPr>
              <w:t xml:space="preserve">bullying </w:t>
            </w:r>
          </w:p>
        </w:tc>
        <w:tc>
          <w:tcPr>
            <w:tcW w:w="1703" w:type="dxa"/>
            <w:tcBorders>
              <w:top w:val="nil"/>
              <w:bottom w:val="nil"/>
            </w:tcBorders>
          </w:tcPr>
          <w:p w14:paraId="3ECAAD1F"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00605F73"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0C3A6272" w14:textId="77777777" w:rsidR="003B0AFF" w:rsidRPr="007F576F" w:rsidRDefault="003B0AFF" w:rsidP="006834F8">
            <w:pPr>
              <w:jc w:val="center"/>
              <w:rPr>
                <w:rFonts w:cstheme="minorHAnsi"/>
                <w:sz w:val="20"/>
                <w:szCs w:val="20"/>
              </w:rPr>
            </w:pPr>
            <w:r w:rsidRPr="007F576F">
              <w:rPr>
                <w:rFonts w:cstheme="minorHAnsi"/>
                <w:sz w:val="20"/>
                <w:szCs w:val="20"/>
              </w:rPr>
              <w:t>ns</w:t>
            </w:r>
          </w:p>
        </w:tc>
        <w:tc>
          <w:tcPr>
            <w:tcW w:w="1635" w:type="dxa"/>
            <w:tcBorders>
              <w:top w:val="nil"/>
              <w:bottom w:val="nil"/>
            </w:tcBorders>
          </w:tcPr>
          <w:p w14:paraId="36DF7493" w14:textId="77777777" w:rsidR="003B0AFF" w:rsidRPr="007F576F" w:rsidRDefault="003B0AFF" w:rsidP="006834F8">
            <w:pPr>
              <w:jc w:val="center"/>
              <w:rPr>
                <w:rFonts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3588065B" w14:textId="77777777" w:rsidR="003B0AFF" w:rsidRPr="007F576F" w:rsidRDefault="003B0AFF" w:rsidP="006834F8">
            <w:pPr>
              <w:jc w:val="center"/>
              <w:rPr>
                <w:rFonts w:cstheme="minorHAnsi"/>
                <w:sz w:val="20"/>
                <w:szCs w:val="20"/>
              </w:rPr>
            </w:pPr>
            <w:r w:rsidRPr="007F576F">
              <w:rPr>
                <w:rFonts w:cstheme="minorHAnsi"/>
                <w:sz w:val="20"/>
                <w:szCs w:val="20"/>
              </w:rPr>
              <w:t>+</w:t>
            </w:r>
          </w:p>
        </w:tc>
      </w:tr>
      <w:tr w:rsidR="003B0AFF" w:rsidRPr="007F576F" w14:paraId="0FD059E4"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5117C3BA" w14:textId="74B05D38" w:rsidR="003B0AFF" w:rsidRPr="007F576F" w:rsidRDefault="003B0AFF" w:rsidP="006834F8">
            <w:pPr>
              <w:rPr>
                <w:rFonts w:asciiTheme="minorHAnsi" w:hAnsiTheme="minorHAnsi" w:cstheme="minorHAnsi"/>
                <w:color w:val="000000"/>
                <w:sz w:val="20"/>
                <w:szCs w:val="20"/>
              </w:rPr>
            </w:pPr>
            <w:r w:rsidRPr="007F576F">
              <w:rPr>
                <w:rFonts w:asciiTheme="minorHAnsi" w:hAnsiTheme="minorHAnsi" w:cstheme="minorHAnsi"/>
                <w:color w:val="000000"/>
                <w:sz w:val="20"/>
                <w:szCs w:val="20"/>
              </w:rPr>
              <w:t>Burnout</w:t>
            </w:r>
          </w:p>
        </w:tc>
        <w:tc>
          <w:tcPr>
            <w:tcW w:w="1703" w:type="dxa"/>
            <w:tcBorders>
              <w:top w:val="nil"/>
              <w:bottom w:val="nil"/>
            </w:tcBorders>
          </w:tcPr>
          <w:p w14:paraId="17BC871F"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36986DDB"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10BB29E0"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nil"/>
            </w:tcBorders>
          </w:tcPr>
          <w:p w14:paraId="77423C81"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431821AA"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17FDC36D" w14:textId="77777777" w:rsidTr="006834F8">
        <w:trPr>
          <w:cantSplit/>
          <w:trHeight w:val="227"/>
          <w:jc w:val="center"/>
        </w:trPr>
        <w:tc>
          <w:tcPr>
            <w:tcW w:w="3400" w:type="dxa"/>
            <w:tcBorders>
              <w:top w:val="nil"/>
              <w:bottom w:val="nil"/>
            </w:tcBorders>
            <w:shd w:val="clear" w:color="auto" w:fill="auto"/>
            <w:tcMar>
              <w:top w:w="100" w:type="dxa"/>
              <w:left w:w="100" w:type="dxa"/>
              <w:bottom w:w="100" w:type="dxa"/>
              <w:right w:w="100" w:type="dxa"/>
            </w:tcMar>
          </w:tcPr>
          <w:p w14:paraId="47153F38" w14:textId="77777777" w:rsidR="003B0AFF" w:rsidRPr="007F576F" w:rsidRDefault="003B0AFF" w:rsidP="006834F8">
            <w:pPr>
              <w:rPr>
                <w:rFonts w:asciiTheme="minorHAnsi" w:hAnsiTheme="minorHAnsi" w:cstheme="minorHAnsi"/>
                <w:color w:val="000000"/>
                <w:sz w:val="20"/>
                <w:szCs w:val="20"/>
              </w:rPr>
            </w:pPr>
            <w:r w:rsidRPr="007F576F">
              <w:rPr>
                <w:rFonts w:asciiTheme="minorHAnsi" w:hAnsiTheme="minorHAnsi" w:cstheme="minorHAnsi"/>
                <w:color w:val="000000"/>
                <w:sz w:val="20"/>
                <w:szCs w:val="20"/>
              </w:rPr>
              <w:t>Absenteeism</w:t>
            </w:r>
          </w:p>
        </w:tc>
        <w:tc>
          <w:tcPr>
            <w:tcW w:w="1703" w:type="dxa"/>
            <w:tcBorders>
              <w:top w:val="nil"/>
              <w:bottom w:val="nil"/>
            </w:tcBorders>
          </w:tcPr>
          <w:p w14:paraId="15271473" w14:textId="77777777" w:rsidR="003B0AFF" w:rsidRPr="007F576F" w:rsidRDefault="003B0AFF" w:rsidP="006834F8">
            <w:pPr>
              <w:jc w:val="center"/>
              <w:rPr>
                <w:rFonts w:asciiTheme="minorHAnsi" w:hAnsiTheme="minorHAnsi"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17482FBC" w14:textId="77777777" w:rsidR="003B0AFF" w:rsidRPr="007F576F" w:rsidRDefault="003B0AFF" w:rsidP="006834F8">
            <w:pPr>
              <w:jc w:val="center"/>
              <w:rPr>
                <w:rFonts w:cstheme="minorHAnsi"/>
                <w:sz w:val="20"/>
                <w:szCs w:val="20"/>
              </w:rPr>
            </w:pPr>
            <w:r w:rsidRPr="007F576F">
              <w:rPr>
                <w:rFonts w:asciiTheme="minorHAnsi" w:hAnsiTheme="minorHAnsi" w:cstheme="minorHAnsi"/>
                <w:sz w:val="20"/>
                <w:szCs w:val="20"/>
              </w:rPr>
              <w:t>+</w:t>
            </w:r>
          </w:p>
        </w:tc>
        <w:tc>
          <w:tcPr>
            <w:tcW w:w="1191" w:type="dxa"/>
            <w:tcBorders>
              <w:top w:val="nil"/>
              <w:bottom w:val="nil"/>
            </w:tcBorders>
          </w:tcPr>
          <w:p w14:paraId="475BFC5D"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35" w:type="dxa"/>
            <w:tcBorders>
              <w:top w:val="nil"/>
              <w:bottom w:val="nil"/>
            </w:tcBorders>
          </w:tcPr>
          <w:p w14:paraId="2EED570D"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w:t>
            </w:r>
          </w:p>
        </w:tc>
        <w:tc>
          <w:tcPr>
            <w:tcW w:w="1640" w:type="dxa"/>
            <w:tcBorders>
              <w:top w:val="nil"/>
              <w:bottom w:val="nil"/>
            </w:tcBorders>
            <w:shd w:val="clear" w:color="auto" w:fill="auto"/>
            <w:tcMar>
              <w:top w:w="100" w:type="dxa"/>
              <w:left w:w="100" w:type="dxa"/>
              <w:bottom w:w="100" w:type="dxa"/>
              <w:right w:w="100" w:type="dxa"/>
            </w:tcMar>
          </w:tcPr>
          <w:p w14:paraId="62314A56" w14:textId="77777777" w:rsidR="003B0AFF" w:rsidRPr="007F576F" w:rsidRDefault="003B0AFF" w:rsidP="006834F8">
            <w:pPr>
              <w:jc w:val="center"/>
              <w:rPr>
                <w:rFonts w:asciiTheme="minorHAnsi" w:hAnsiTheme="minorHAnsi" w:cstheme="minorHAnsi"/>
                <w:sz w:val="20"/>
                <w:szCs w:val="20"/>
              </w:rPr>
            </w:pPr>
            <w:r w:rsidRPr="007F576F">
              <w:rPr>
                <w:rFonts w:cstheme="minorHAnsi"/>
                <w:sz w:val="20"/>
                <w:szCs w:val="20"/>
              </w:rPr>
              <w:t>ns</w:t>
            </w:r>
          </w:p>
        </w:tc>
      </w:tr>
      <w:tr w:rsidR="003B0AFF" w:rsidRPr="007F576F" w14:paraId="4C4CB180" w14:textId="77777777" w:rsidTr="006834F8">
        <w:trPr>
          <w:gridAfter w:val="3"/>
          <w:wAfter w:w="4466" w:type="dxa"/>
          <w:cantSplit/>
          <w:trHeight w:val="227"/>
          <w:jc w:val="center"/>
        </w:trPr>
        <w:tc>
          <w:tcPr>
            <w:tcW w:w="5103" w:type="dxa"/>
            <w:gridSpan w:val="2"/>
            <w:tcBorders>
              <w:top w:val="single" w:sz="4" w:space="0" w:color="auto"/>
              <w:bottom w:val="nil"/>
            </w:tcBorders>
          </w:tcPr>
          <w:p w14:paraId="7D3EDB93" w14:textId="77777777" w:rsidR="003B0AFF" w:rsidRPr="007F576F" w:rsidRDefault="003B0AFF" w:rsidP="006834F8">
            <w:pPr>
              <w:rPr>
                <w:rFonts w:asciiTheme="minorHAnsi" w:hAnsiTheme="minorHAnsi" w:cstheme="minorHAnsi"/>
                <w:i/>
                <w:iCs/>
                <w:color w:val="000000"/>
                <w:sz w:val="20"/>
                <w:szCs w:val="20"/>
              </w:rPr>
            </w:pPr>
          </w:p>
        </w:tc>
        <w:tc>
          <w:tcPr>
            <w:tcW w:w="1191" w:type="dxa"/>
            <w:tcBorders>
              <w:top w:val="single" w:sz="4" w:space="0" w:color="auto"/>
              <w:bottom w:val="nil"/>
            </w:tcBorders>
          </w:tcPr>
          <w:p w14:paraId="6F7A9255" w14:textId="77777777" w:rsidR="003B0AFF" w:rsidRPr="007F576F" w:rsidRDefault="003B0AFF" w:rsidP="006834F8">
            <w:pPr>
              <w:rPr>
                <w:rFonts w:asciiTheme="minorHAnsi" w:hAnsiTheme="minorHAnsi" w:cstheme="minorHAnsi"/>
                <w:i/>
                <w:iCs/>
                <w:color w:val="000000"/>
                <w:sz w:val="20"/>
                <w:szCs w:val="20"/>
              </w:rPr>
            </w:pPr>
          </w:p>
        </w:tc>
      </w:tr>
    </w:tbl>
    <w:p w14:paraId="3542679F" w14:textId="77777777" w:rsidR="003B0AFF" w:rsidRPr="007F576F" w:rsidRDefault="003B0AFF" w:rsidP="003B0AFF">
      <w:pPr>
        <w:rPr>
          <w:rFonts w:asciiTheme="minorHAnsi" w:hAnsiTheme="minorHAnsi" w:cstheme="minorHAnsi"/>
          <w:i/>
          <w:color w:val="5B9BD5" w:themeColor="accent1"/>
          <w:sz w:val="22"/>
          <w:szCs w:val="22"/>
        </w:rPr>
      </w:pPr>
    </w:p>
    <w:p w14:paraId="4F8E1CB9" w14:textId="34D6AD37" w:rsidR="003B0AFF" w:rsidRPr="007F576F" w:rsidRDefault="003B0AFF" w:rsidP="003B0AFF">
      <w:pPr>
        <w:rPr>
          <w:rFonts w:asciiTheme="minorHAnsi" w:hAnsiTheme="minorHAnsi" w:cstheme="minorHAnsi"/>
          <w:iCs/>
          <w:sz w:val="22"/>
          <w:szCs w:val="22"/>
        </w:rPr>
      </w:pPr>
      <w:proofErr w:type="gramStart"/>
      <w:r w:rsidRPr="007F576F">
        <w:rPr>
          <w:rFonts w:asciiTheme="minorHAnsi" w:hAnsiTheme="minorHAnsi" w:cstheme="minorHAnsi"/>
          <w:iCs/>
          <w:sz w:val="22"/>
          <w:szCs w:val="22"/>
        </w:rPr>
        <w:t>+ :</w:t>
      </w:r>
      <w:proofErr w:type="gramEnd"/>
      <w:r w:rsidRPr="007F576F">
        <w:rPr>
          <w:rFonts w:asciiTheme="minorHAnsi" w:hAnsiTheme="minorHAnsi" w:cstheme="minorHAnsi"/>
          <w:iCs/>
          <w:sz w:val="22"/>
          <w:szCs w:val="22"/>
        </w:rPr>
        <w:t xml:space="preserve"> factor </w:t>
      </w:r>
      <w:r w:rsidR="00E87A6F" w:rsidRPr="007F576F">
        <w:rPr>
          <w:rFonts w:asciiTheme="minorHAnsi" w:hAnsiTheme="minorHAnsi" w:cstheme="minorHAnsi"/>
          <w:iCs/>
          <w:sz w:val="22"/>
          <w:szCs w:val="22"/>
        </w:rPr>
        <w:t xml:space="preserve">statistically </w:t>
      </w:r>
      <w:r w:rsidRPr="007F576F">
        <w:rPr>
          <w:rFonts w:asciiTheme="minorHAnsi" w:hAnsiTheme="minorHAnsi" w:cstheme="minorHAnsi"/>
          <w:iCs/>
          <w:sz w:val="22"/>
          <w:szCs w:val="22"/>
        </w:rPr>
        <w:t xml:space="preserve">significantly associated with increased rates of poor sleep. </w:t>
      </w:r>
    </w:p>
    <w:p w14:paraId="19F0B682" w14:textId="30E0EBC5" w:rsidR="003B0AFF" w:rsidRPr="007F576F" w:rsidRDefault="003B0AFF" w:rsidP="003B0AFF">
      <w:pPr>
        <w:rPr>
          <w:rFonts w:asciiTheme="minorHAnsi" w:hAnsiTheme="minorHAnsi" w:cstheme="minorHAnsi"/>
          <w:iCs/>
          <w:sz w:val="22"/>
          <w:szCs w:val="22"/>
        </w:rPr>
      </w:pPr>
      <w:r w:rsidRPr="007F576F">
        <w:rPr>
          <w:rFonts w:asciiTheme="minorHAnsi" w:hAnsiTheme="minorHAnsi" w:cstheme="minorHAnsi"/>
          <w:iCs/>
          <w:sz w:val="22"/>
          <w:szCs w:val="22"/>
        </w:rPr>
        <w:t xml:space="preserve">– factor </w:t>
      </w:r>
      <w:r w:rsidR="00E87A6F" w:rsidRPr="007F576F">
        <w:rPr>
          <w:rFonts w:asciiTheme="minorHAnsi" w:hAnsiTheme="minorHAnsi" w:cstheme="minorHAnsi"/>
          <w:iCs/>
          <w:sz w:val="22"/>
          <w:szCs w:val="22"/>
        </w:rPr>
        <w:t xml:space="preserve">statistically </w:t>
      </w:r>
      <w:r w:rsidRPr="007F576F">
        <w:rPr>
          <w:rFonts w:asciiTheme="minorHAnsi" w:hAnsiTheme="minorHAnsi" w:cstheme="minorHAnsi"/>
          <w:iCs/>
          <w:sz w:val="22"/>
          <w:szCs w:val="22"/>
        </w:rPr>
        <w:t>significantly associated with lower rates of poor sleep.</w:t>
      </w:r>
    </w:p>
    <w:p w14:paraId="42964FC6" w14:textId="18199219" w:rsidR="003B0AFF" w:rsidRPr="007F576F" w:rsidRDefault="007C3589" w:rsidP="003B0AFF">
      <w:pPr>
        <w:rPr>
          <w:rFonts w:asciiTheme="minorHAnsi" w:hAnsiTheme="minorHAnsi" w:cstheme="minorHAnsi"/>
          <w:iCs/>
          <w:sz w:val="22"/>
          <w:szCs w:val="22"/>
        </w:rPr>
      </w:pPr>
      <w:r w:rsidRPr="007F576F">
        <w:rPr>
          <w:rFonts w:asciiTheme="minorHAnsi" w:hAnsiTheme="minorHAnsi" w:cstheme="minorHAnsi"/>
          <w:iCs/>
          <w:sz w:val="22"/>
          <w:szCs w:val="22"/>
        </w:rPr>
        <w:t>n</w:t>
      </w:r>
      <w:r w:rsidR="003B0AFF" w:rsidRPr="007F576F">
        <w:rPr>
          <w:rFonts w:asciiTheme="minorHAnsi" w:hAnsiTheme="minorHAnsi" w:cstheme="minorHAnsi"/>
          <w:iCs/>
          <w:sz w:val="22"/>
          <w:szCs w:val="22"/>
        </w:rPr>
        <w:t xml:space="preserve">s: </w:t>
      </w:r>
      <w:r w:rsidR="00E87A6F" w:rsidRPr="007F576F">
        <w:rPr>
          <w:rFonts w:asciiTheme="minorHAnsi" w:hAnsiTheme="minorHAnsi" w:cstheme="minorHAnsi"/>
          <w:iCs/>
          <w:sz w:val="22"/>
          <w:szCs w:val="22"/>
        </w:rPr>
        <w:t xml:space="preserve">statistically </w:t>
      </w:r>
      <w:r w:rsidR="003B0AFF" w:rsidRPr="007F576F">
        <w:rPr>
          <w:rFonts w:asciiTheme="minorHAnsi" w:hAnsiTheme="minorHAnsi" w:cstheme="minorHAnsi"/>
          <w:iCs/>
          <w:sz w:val="22"/>
          <w:szCs w:val="22"/>
        </w:rPr>
        <w:t>non</w:t>
      </w:r>
      <w:r w:rsidR="00E87A6F" w:rsidRPr="007F576F">
        <w:rPr>
          <w:rFonts w:asciiTheme="minorHAnsi" w:hAnsiTheme="minorHAnsi" w:cstheme="minorHAnsi"/>
          <w:iCs/>
          <w:sz w:val="22"/>
          <w:szCs w:val="22"/>
        </w:rPr>
        <w:t>-</w:t>
      </w:r>
      <w:r w:rsidR="003B0AFF" w:rsidRPr="007F576F">
        <w:rPr>
          <w:rFonts w:asciiTheme="minorHAnsi" w:hAnsiTheme="minorHAnsi" w:cstheme="minorHAnsi"/>
          <w:iCs/>
          <w:sz w:val="22"/>
          <w:szCs w:val="22"/>
        </w:rPr>
        <w:t xml:space="preserve">significant (p&lt;0.05) </w:t>
      </w:r>
    </w:p>
    <w:p w14:paraId="1B7F41C3" w14:textId="77777777" w:rsidR="003B0AFF" w:rsidRPr="007F576F" w:rsidRDefault="003B0AFF" w:rsidP="003B0AFF">
      <w:pPr>
        <w:jc w:val="center"/>
        <w:rPr>
          <w:rFonts w:asciiTheme="minorHAnsi" w:hAnsiTheme="minorHAnsi" w:cstheme="minorHAnsi"/>
          <w:i/>
          <w:color w:val="5B9BD5" w:themeColor="accent1"/>
          <w:sz w:val="22"/>
          <w:szCs w:val="22"/>
        </w:rPr>
      </w:pPr>
    </w:p>
    <w:p w14:paraId="7C0A9FB7" w14:textId="77777777" w:rsidR="003B0AFF" w:rsidRPr="007F576F" w:rsidRDefault="003B0AFF" w:rsidP="003B0AFF">
      <w:pPr>
        <w:jc w:val="center"/>
        <w:rPr>
          <w:rFonts w:asciiTheme="minorHAnsi" w:hAnsiTheme="minorHAnsi" w:cstheme="minorHAnsi"/>
          <w:i/>
          <w:color w:val="5B9BD5" w:themeColor="accent1"/>
          <w:sz w:val="22"/>
          <w:szCs w:val="22"/>
        </w:rPr>
        <w:sectPr w:rsidR="003B0AFF" w:rsidRPr="007F576F" w:rsidSect="00B75AA3">
          <w:pgSz w:w="15840" w:h="12240" w:orient="landscape"/>
          <w:pgMar w:top="1417" w:right="1417" w:bottom="1417" w:left="1417" w:header="708" w:footer="708" w:gutter="0"/>
          <w:cols w:space="708"/>
          <w:docGrid w:linePitch="360"/>
        </w:sectPr>
      </w:pPr>
    </w:p>
    <w:p w14:paraId="3E9E336E" w14:textId="77777777" w:rsidR="003B0AFF" w:rsidRPr="007F576F" w:rsidRDefault="003B0AFF" w:rsidP="003B0AFF">
      <w:pPr>
        <w:jc w:val="center"/>
        <w:rPr>
          <w:rFonts w:asciiTheme="minorHAnsi" w:hAnsiTheme="minorHAnsi" w:cstheme="minorHAnsi"/>
          <w:i/>
          <w:color w:val="5B9BD5" w:themeColor="accent1"/>
          <w:sz w:val="22"/>
          <w:szCs w:val="22"/>
        </w:rPr>
      </w:pPr>
    </w:p>
    <w:p w14:paraId="5627D7DB" w14:textId="77777777" w:rsidR="003B0AFF" w:rsidRPr="007F576F" w:rsidRDefault="003B0AFF" w:rsidP="003B0AFF">
      <w:pPr>
        <w:jc w:val="cente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t>Figure 1</w:t>
      </w:r>
      <w:r w:rsidRPr="007F576F">
        <w:rPr>
          <w:rFonts w:asciiTheme="minorHAnsi" w:hAnsiTheme="minorHAnsi" w:cstheme="minorHAnsi"/>
          <w:i/>
          <w:sz w:val="22"/>
          <w:szCs w:val="22"/>
        </w:rPr>
        <w:t>. Adjusted associations between individual and professional factors and poor sleep</w:t>
      </w:r>
    </w:p>
    <w:p w14:paraId="5190BEAE" w14:textId="20C41D51" w:rsidR="003B0AFF" w:rsidRPr="007F576F" w:rsidRDefault="009E69DD" w:rsidP="003B0AFF">
      <w:pPr>
        <w:jc w:val="center"/>
        <w:rPr>
          <w:rFonts w:asciiTheme="minorHAnsi" w:hAnsiTheme="minorHAnsi" w:cstheme="minorHAnsi"/>
          <w:i/>
          <w:color w:val="5B9BD5" w:themeColor="accent1"/>
          <w:sz w:val="22"/>
          <w:szCs w:val="22"/>
        </w:rPr>
      </w:pPr>
      <w:r w:rsidRPr="007F576F">
        <w:rPr>
          <w:rFonts w:asciiTheme="minorHAnsi" w:hAnsiTheme="minorHAnsi" w:cstheme="minorHAnsi"/>
          <w:i/>
          <w:noProof/>
          <w:color w:val="5B9BD5" w:themeColor="accent1"/>
          <w:sz w:val="22"/>
          <w:szCs w:val="22"/>
        </w:rPr>
        <w:drawing>
          <wp:inline distT="0" distB="0" distL="0" distR="0" wp14:anchorId="1EA56BD1" wp14:editId="7755BB20">
            <wp:extent cx="5972810" cy="4827905"/>
            <wp:effectExtent l="12700" t="12700" r="8890" b="10795"/>
            <wp:docPr id="2" name="Image 2"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reçu,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4827905"/>
                    </a:xfrm>
                    <a:prstGeom prst="rect">
                      <a:avLst/>
                    </a:prstGeom>
                    <a:ln>
                      <a:solidFill>
                        <a:srgbClr val="C00000"/>
                      </a:solidFill>
                    </a:ln>
                  </pic:spPr>
                </pic:pic>
              </a:graphicData>
            </a:graphic>
          </wp:inline>
        </w:drawing>
      </w:r>
    </w:p>
    <w:p w14:paraId="38EFF60C" w14:textId="11BA1C82" w:rsidR="003B0AFF" w:rsidRPr="007F576F" w:rsidRDefault="00364E45" w:rsidP="003B0AFF">
      <w:pPr>
        <w:autoSpaceDE w:val="0"/>
        <w:autoSpaceDN w:val="0"/>
        <w:adjustRightInd w:val="0"/>
        <w:rPr>
          <w:rFonts w:asciiTheme="minorHAnsi" w:hAnsiTheme="minorHAnsi" w:cstheme="minorHAnsi"/>
          <w:i/>
          <w:iCs/>
          <w:sz w:val="22"/>
          <w:szCs w:val="22"/>
        </w:rPr>
        <w:sectPr w:rsidR="003B0AFF" w:rsidRPr="007F576F">
          <w:pgSz w:w="12240" w:h="15840"/>
          <w:pgMar w:top="1417" w:right="1417" w:bottom="1417" w:left="1417" w:header="708" w:footer="708" w:gutter="0"/>
          <w:cols w:space="708"/>
          <w:docGrid w:linePitch="360"/>
        </w:sectPr>
      </w:pPr>
      <w:r w:rsidRPr="007F576F">
        <w:rPr>
          <w:rFonts w:asciiTheme="minorHAnsi" w:hAnsiTheme="minorHAnsi" w:cstheme="minorHAnsi"/>
          <w:i/>
          <w:iCs/>
          <w:sz w:val="22"/>
          <w:szCs w:val="22"/>
        </w:rPr>
        <w:t xml:space="preserve">Forest plot of the association between individual and professional factors and poor sleep (PSQI &gt; 5) adjusted </w:t>
      </w:r>
      <w:r w:rsidR="003B0AFF" w:rsidRPr="007F576F">
        <w:rPr>
          <w:rFonts w:asciiTheme="minorHAnsi" w:hAnsiTheme="minorHAnsi" w:cstheme="minorHAnsi"/>
          <w:i/>
          <w:iCs/>
          <w:sz w:val="22"/>
          <w:szCs w:val="22"/>
        </w:rPr>
        <w:t>for age, sex, family caregiver</w:t>
      </w:r>
      <w:r w:rsidR="00232669" w:rsidRPr="007F576F">
        <w:rPr>
          <w:rFonts w:asciiTheme="minorHAnsi" w:hAnsiTheme="minorHAnsi" w:cstheme="minorHAnsi"/>
          <w:i/>
          <w:iCs/>
          <w:sz w:val="22"/>
          <w:szCs w:val="22"/>
        </w:rPr>
        <w:t xml:space="preserve"> responsibilities</w:t>
      </w:r>
      <w:r w:rsidR="003B0AFF" w:rsidRPr="007F576F">
        <w:rPr>
          <w:rFonts w:asciiTheme="minorHAnsi" w:hAnsiTheme="minorHAnsi" w:cstheme="minorHAnsi"/>
          <w:i/>
          <w:iCs/>
          <w:sz w:val="22"/>
          <w:szCs w:val="22"/>
        </w:rPr>
        <w:t xml:space="preserve">, history of recurrent major depression, chronic illness, overweight/obesity, hard smoking, hazardous drinking, high coffee intake, physical activity, professions, private sector, </w:t>
      </w:r>
      <w:r w:rsidR="00315235" w:rsidRPr="007F576F">
        <w:rPr>
          <w:rFonts w:asciiTheme="minorHAnsi" w:hAnsiTheme="minorHAnsi" w:cstheme="minorHAnsi"/>
          <w:i/>
          <w:iCs/>
          <w:sz w:val="22"/>
          <w:szCs w:val="22"/>
        </w:rPr>
        <w:t>experience of ≤ 12 months</w:t>
      </w:r>
      <w:r w:rsidR="003B0AFF" w:rsidRPr="007F576F">
        <w:rPr>
          <w:rFonts w:asciiTheme="minorHAnsi" w:hAnsiTheme="minorHAnsi" w:cstheme="minorHAnsi"/>
          <w:i/>
          <w:iCs/>
          <w:sz w:val="22"/>
          <w:szCs w:val="22"/>
        </w:rPr>
        <w:t xml:space="preserve">, </w:t>
      </w:r>
      <w:proofErr w:type="spellStart"/>
      <w:r w:rsidR="003B0AFF" w:rsidRPr="007F576F">
        <w:rPr>
          <w:rFonts w:asciiTheme="minorHAnsi" w:hAnsiTheme="minorHAnsi" w:cstheme="minorHAnsi"/>
          <w:i/>
          <w:iCs/>
          <w:sz w:val="22"/>
          <w:szCs w:val="22"/>
        </w:rPr>
        <w:t>nigh</w:t>
      </w:r>
      <w:r w:rsidR="00315235" w:rsidRPr="007F576F">
        <w:rPr>
          <w:rFonts w:asciiTheme="minorHAnsi" w:hAnsiTheme="minorHAnsi" w:cstheme="minorHAnsi"/>
          <w:i/>
          <w:iCs/>
          <w:sz w:val="22"/>
          <w:szCs w:val="22"/>
        </w:rPr>
        <w:t>ttime</w:t>
      </w:r>
      <w:proofErr w:type="spellEnd"/>
      <w:r w:rsidR="00315235" w:rsidRPr="007F576F">
        <w:rPr>
          <w:rFonts w:asciiTheme="minorHAnsi" w:hAnsiTheme="minorHAnsi" w:cstheme="minorHAnsi"/>
          <w:i/>
          <w:iCs/>
          <w:sz w:val="22"/>
          <w:szCs w:val="22"/>
        </w:rPr>
        <w:t xml:space="preserve"> work</w:t>
      </w:r>
      <w:r w:rsidR="003B0AFF" w:rsidRPr="007F576F">
        <w:rPr>
          <w:rFonts w:asciiTheme="minorHAnsi" w:hAnsiTheme="minorHAnsi" w:cstheme="minorHAnsi"/>
          <w:i/>
          <w:iCs/>
          <w:sz w:val="22"/>
          <w:szCs w:val="22"/>
        </w:rPr>
        <w:t xml:space="preserve">, fixed schedule, known schedule, the 10 dimensions of the JCQ, sustained </w:t>
      </w:r>
      <w:r w:rsidR="00232669" w:rsidRPr="007F576F">
        <w:rPr>
          <w:rFonts w:asciiTheme="minorHAnsi" w:hAnsiTheme="minorHAnsi" w:cstheme="minorHAnsi"/>
          <w:i/>
          <w:iCs/>
          <w:sz w:val="22"/>
          <w:szCs w:val="22"/>
        </w:rPr>
        <w:t xml:space="preserve">workplace </w:t>
      </w:r>
      <w:r w:rsidR="003B0AFF" w:rsidRPr="007F576F">
        <w:rPr>
          <w:rFonts w:asciiTheme="minorHAnsi" w:hAnsiTheme="minorHAnsi" w:cstheme="minorHAnsi"/>
          <w:i/>
          <w:iCs/>
          <w:sz w:val="22"/>
          <w:szCs w:val="22"/>
        </w:rPr>
        <w:t>bullying, burnout and absenteeism.</w:t>
      </w:r>
    </w:p>
    <w:p w14:paraId="76E5EA2D" w14:textId="0AB91EE7" w:rsidR="009E69DD" w:rsidRPr="007F576F" w:rsidRDefault="003B0AFF" w:rsidP="009E69DD">
      <w:pPr>
        <w:jc w:val="cente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lastRenderedPageBreak/>
        <w:t>Figure 2</w:t>
      </w:r>
      <w:r w:rsidRPr="007F576F">
        <w:rPr>
          <w:rFonts w:asciiTheme="minorHAnsi" w:hAnsiTheme="minorHAnsi" w:cstheme="minorHAnsi"/>
          <w:i/>
          <w:sz w:val="22"/>
          <w:szCs w:val="22"/>
        </w:rPr>
        <w:t>. Adjusted associations between individual and professional factors and each sleep dimension</w:t>
      </w:r>
    </w:p>
    <w:p w14:paraId="035E86B6" w14:textId="117BE83E" w:rsidR="003B0AFF" w:rsidRPr="007F576F" w:rsidRDefault="009E69DD" w:rsidP="003B0AFF">
      <w:pPr>
        <w:jc w:val="center"/>
        <w:rPr>
          <w:rFonts w:asciiTheme="minorHAnsi" w:hAnsiTheme="minorHAnsi" w:cstheme="minorHAnsi"/>
          <w:i/>
          <w:sz w:val="10"/>
          <w:szCs w:val="10"/>
        </w:rPr>
      </w:pPr>
      <w:r w:rsidRPr="007F576F">
        <w:rPr>
          <w:rFonts w:asciiTheme="minorHAnsi" w:hAnsiTheme="minorHAnsi" w:cstheme="minorHAnsi"/>
          <w:i/>
          <w:noProof/>
          <w:sz w:val="22"/>
          <w:szCs w:val="22"/>
          <w:lang w:eastAsia="fr-FR"/>
        </w:rPr>
        <mc:AlternateContent>
          <mc:Choice Requires="wps">
            <w:drawing>
              <wp:anchor distT="0" distB="0" distL="114300" distR="114300" simplePos="0" relativeHeight="251660288" behindDoc="0" locked="0" layoutInCell="1" allowOverlap="1" wp14:anchorId="29C909F5" wp14:editId="4B1549C6">
                <wp:simplePos x="0" y="0"/>
                <wp:positionH relativeFrom="column">
                  <wp:posOffset>7980680</wp:posOffset>
                </wp:positionH>
                <wp:positionV relativeFrom="paragraph">
                  <wp:posOffset>12972</wp:posOffset>
                </wp:positionV>
                <wp:extent cx="764693" cy="419100"/>
                <wp:effectExtent l="0" t="0" r="10160" b="12700"/>
                <wp:wrapNone/>
                <wp:docPr id="34" name="Rectangle 34"/>
                <wp:cNvGraphicFramePr/>
                <a:graphic xmlns:a="http://schemas.openxmlformats.org/drawingml/2006/main">
                  <a:graphicData uri="http://schemas.microsoft.com/office/word/2010/wordprocessingShape">
                    <wps:wsp>
                      <wps:cNvSpPr/>
                      <wps:spPr>
                        <a:xfrm>
                          <a:off x="0" y="0"/>
                          <a:ext cx="764693" cy="41910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A7152A" w14:textId="77777777" w:rsidR="003B0AFF" w:rsidRPr="0041332A" w:rsidRDefault="003B0AFF" w:rsidP="003B0AFF">
                            <w:pPr>
                              <w:jc w:val="center"/>
                              <w:rPr>
                                <w:rFonts w:ascii="Arial" w:hAnsi="Arial" w:cs="Arial"/>
                                <w:color w:val="000000" w:themeColor="text1"/>
                                <w:sz w:val="15"/>
                                <w:szCs w:val="15"/>
                                <w:lang w:val="en-US"/>
                              </w:rPr>
                            </w:pPr>
                            <w:r w:rsidRPr="0041332A">
                              <w:rPr>
                                <w:rFonts w:ascii="Arial" w:hAnsi="Arial" w:cs="Arial"/>
                                <w:color w:val="000000" w:themeColor="text1"/>
                                <w:sz w:val="15"/>
                                <w:szCs w:val="15"/>
                                <w:lang w:val="en-US"/>
                              </w:rPr>
                              <w:t>Daytime dysfunction</w:t>
                            </w:r>
                          </w:p>
                          <w:p w14:paraId="33E3CFC1" w14:textId="77777777" w:rsidR="003B0AFF" w:rsidRPr="00BC3DD6" w:rsidRDefault="003B0AFF" w:rsidP="003B0AFF">
                            <w:pPr>
                              <w:jc w:val="center"/>
                              <w:rPr>
                                <w:rFonts w:ascii="Arial" w:hAnsi="Arial" w:cs="Arial"/>
                                <w:color w:val="000000" w:themeColor="text1"/>
                                <w:sz w:val="15"/>
                                <w:szCs w:val="15"/>
                                <w:lang w:val="fr-FR"/>
                              </w:rPr>
                            </w:pPr>
                            <w:r w:rsidRPr="00BC3DD6">
                              <w:rPr>
                                <w:rFonts w:ascii="Arial" w:hAnsi="Arial" w:cs="Arial"/>
                                <w:color w:val="000000" w:themeColor="text1"/>
                                <w:sz w:val="15"/>
                                <w:szCs w:val="15"/>
                                <w:lang w:val="fr-FR"/>
                              </w:rPr>
                              <w:t>2678 (26.5%)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909F5" id="Rectangle 34" o:spid="_x0000_s1026" style="position:absolute;left:0;text-align:left;margin-left:628.4pt;margin-top:1pt;width:60.2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" filled="f" strokecolor="#c00000">
                <v:textbox>
                  <w:txbxContent>
                    <w:p w14:paraId="5BA7152A" w14:textId="77777777" w:rsidR="003B0AFF" w:rsidRPr="0041332A" w:rsidRDefault="003B0AFF" w:rsidP="003B0AFF">
                      <w:pPr>
                        <w:jc w:val="center"/>
                        <w:rPr>
                          <w:rFonts w:ascii="Arial" w:hAnsi="Arial" w:cs="Arial"/>
                          <w:color w:val="000000" w:themeColor="text1"/>
                          <w:sz w:val="15"/>
                          <w:szCs w:val="15"/>
                          <w:lang w:val="en-US"/>
                        </w:rPr>
                      </w:pPr>
                      <w:r w:rsidRPr="0041332A">
                        <w:rPr>
                          <w:rFonts w:ascii="Arial" w:hAnsi="Arial" w:cs="Arial"/>
                          <w:color w:val="000000" w:themeColor="text1"/>
                          <w:sz w:val="15"/>
                          <w:szCs w:val="15"/>
                          <w:lang w:val="en-US"/>
                        </w:rPr>
                        <w:t>Daytime dysfunction</w:t>
                      </w:r>
                    </w:p>
                    <w:p w14:paraId="33E3CFC1" w14:textId="77777777" w:rsidR="003B0AFF" w:rsidRPr="00BC3DD6" w:rsidRDefault="003B0AFF" w:rsidP="003B0AFF">
                      <w:pPr>
                        <w:jc w:val="center"/>
                        <w:rPr>
                          <w:rFonts w:ascii="Arial" w:hAnsi="Arial" w:cs="Arial"/>
                          <w:color w:val="000000" w:themeColor="text1"/>
                          <w:sz w:val="15"/>
                          <w:szCs w:val="15"/>
                          <w:lang w:val="fr-FR"/>
                        </w:rPr>
                      </w:pPr>
                      <w:r w:rsidRPr="00BC3DD6">
                        <w:rPr>
                          <w:rFonts w:ascii="Arial" w:hAnsi="Arial" w:cs="Arial"/>
                          <w:color w:val="000000" w:themeColor="text1"/>
                          <w:sz w:val="15"/>
                          <w:szCs w:val="15"/>
                          <w:lang w:val="fr-FR"/>
                        </w:rPr>
                        <w:t>2678 (26.5%)</w:t>
                      </w:r>
                    </w:p>
                  </w:txbxContent>
                </v:textbox>
              </v:rect>
            </w:pict>
          </mc:Fallback>
        </mc:AlternateContent>
      </w:r>
      <w:r w:rsidRPr="007F576F">
        <w:rPr>
          <w:rFonts w:asciiTheme="minorHAnsi" w:hAnsiTheme="minorHAnsi" w:cstheme="minorHAnsi"/>
          <w:i/>
          <w:noProof/>
          <w:sz w:val="22"/>
          <w:szCs w:val="22"/>
          <w:lang w:eastAsia="fr-FR"/>
        </w:rPr>
        <mc:AlternateContent>
          <mc:Choice Requires="wps">
            <w:drawing>
              <wp:anchor distT="0" distB="0" distL="114300" distR="114300" simplePos="0" relativeHeight="251659264" behindDoc="0" locked="0" layoutInCell="1" allowOverlap="1" wp14:anchorId="44CFE1E5" wp14:editId="090963AA">
                <wp:simplePos x="0" y="0"/>
                <wp:positionH relativeFrom="column">
                  <wp:posOffset>7181194</wp:posOffset>
                </wp:positionH>
                <wp:positionV relativeFrom="paragraph">
                  <wp:posOffset>17736</wp:posOffset>
                </wp:positionV>
                <wp:extent cx="800100" cy="416560"/>
                <wp:effectExtent l="0" t="0" r="12700" b="15240"/>
                <wp:wrapNone/>
                <wp:docPr id="33" name="Rectangle 33"/>
                <wp:cNvGraphicFramePr/>
                <a:graphic xmlns:a="http://schemas.openxmlformats.org/drawingml/2006/main">
                  <a:graphicData uri="http://schemas.microsoft.com/office/word/2010/wordprocessingShape">
                    <wps:wsp>
                      <wps:cNvSpPr/>
                      <wps:spPr>
                        <a:xfrm>
                          <a:off x="0" y="0"/>
                          <a:ext cx="800100" cy="41656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40637" w14:textId="7E1D4A70"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Sleep medication</w:t>
                            </w:r>
                          </w:p>
                          <w:p w14:paraId="6EAF1A82"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1191 (11.8%)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FE1E5" id="Rectangle 33" o:spid="_x0000_s1027" style="position:absolute;left:0;text-align:left;margin-left:565.45pt;margin-top:1.4pt;width:63pt;height:3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" filled="f" strokecolor="#c00000">
                <v:textbox>
                  <w:txbxContent>
                    <w:p w14:paraId="0A440637" w14:textId="7E1D4A70"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Sleep medication</w:t>
                      </w:r>
                    </w:p>
                    <w:p w14:paraId="6EAF1A82"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1191 (11.8%)</w:t>
                      </w:r>
                    </w:p>
                  </w:txbxContent>
                </v:textbox>
              </v:rect>
            </w:pict>
          </mc:Fallback>
        </mc:AlternateContent>
      </w:r>
      <w:r w:rsidRPr="007F576F">
        <w:rPr>
          <w:rFonts w:asciiTheme="minorHAnsi" w:hAnsiTheme="minorHAnsi" w:cstheme="minorHAnsi"/>
          <w:i/>
          <w:noProof/>
          <w:sz w:val="22"/>
          <w:szCs w:val="22"/>
          <w:lang w:eastAsia="fr-FR"/>
        </w:rPr>
        <mc:AlternateContent>
          <mc:Choice Requires="wps">
            <w:drawing>
              <wp:anchor distT="0" distB="0" distL="114300" distR="114300" simplePos="0" relativeHeight="251661312" behindDoc="0" locked="0" layoutInCell="1" allowOverlap="1" wp14:anchorId="5DB30C60" wp14:editId="624C54C1">
                <wp:simplePos x="0" y="0"/>
                <wp:positionH relativeFrom="column">
                  <wp:posOffset>6357446</wp:posOffset>
                </wp:positionH>
                <wp:positionV relativeFrom="paragraph">
                  <wp:posOffset>17736</wp:posOffset>
                </wp:positionV>
                <wp:extent cx="823748" cy="415290"/>
                <wp:effectExtent l="0" t="0" r="14605" b="16510"/>
                <wp:wrapNone/>
                <wp:docPr id="6" name="Rectangle 6"/>
                <wp:cNvGraphicFramePr/>
                <a:graphic xmlns:a="http://schemas.openxmlformats.org/drawingml/2006/main">
                  <a:graphicData uri="http://schemas.microsoft.com/office/word/2010/wordprocessingShape">
                    <wps:wsp>
                      <wps:cNvSpPr/>
                      <wps:spPr>
                        <a:xfrm>
                          <a:off x="0" y="0"/>
                          <a:ext cx="823748" cy="41529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153F4"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Sleep disturbance</w:t>
                            </w:r>
                          </w:p>
                          <w:p w14:paraId="5FEE9380"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3729 (37.0%)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30C60" id="Rectangle 6" o:spid="_x0000_s1028" style="position:absolute;left:0;text-align:left;margin-left:500.6pt;margin-top:1.4pt;width:64.85pt;height:3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" filled="f" strokecolor="#c00000">
                <v:textbox>
                  <w:txbxContent>
                    <w:p w14:paraId="5AB153F4"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Sleep disturbance</w:t>
                      </w:r>
                    </w:p>
                    <w:p w14:paraId="5FEE9380"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3729 (37.0%)</w:t>
                      </w:r>
                    </w:p>
                  </w:txbxContent>
                </v:textbox>
              </v:rect>
            </w:pict>
          </mc:Fallback>
        </mc:AlternateContent>
      </w:r>
      <w:r w:rsidRPr="007F576F">
        <w:rPr>
          <w:rFonts w:asciiTheme="minorHAnsi" w:hAnsiTheme="minorHAnsi" w:cstheme="minorHAnsi"/>
          <w:i/>
          <w:noProof/>
          <w:sz w:val="22"/>
          <w:szCs w:val="22"/>
          <w:lang w:eastAsia="fr-FR"/>
        </w:rPr>
        <mc:AlternateContent>
          <mc:Choice Requires="wps">
            <w:drawing>
              <wp:anchor distT="0" distB="0" distL="114300" distR="114300" simplePos="0" relativeHeight="251662336" behindDoc="0" locked="0" layoutInCell="1" allowOverlap="1" wp14:anchorId="35C9E61E" wp14:editId="4A658037">
                <wp:simplePos x="0" y="0"/>
                <wp:positionH relativeFrom="column">
                  <wp:posOffset>5525814</wp:posOffset>
                </wp:positionH>
                <wp:positionV relativeFrom="paragraph">
                  <wp:posOffset>17736</wp:posOffset>
                </wp:positionV>
                <wp:extent cx="831631" cy="415290"/>
                <wp:effectExtent l="0" t="0" r="6985" b="16510"/>
                <wp:wrapNone/>
                <wp:docPr id="7" name="Rectangle 7"/>
                <wp:cNvGraphicFramePr/>
                <a:graphic xmlns:a="http://schemas.openxmlformats.org/drawingml/2006/main">
                  <a:graphicData uri="http://schemas.microsoft.com/office/word/2010/wordprocessingShape">
                    <wps:wsp>
                      <wps:cNvSpPr/>
                      <wps:spPr>
                        <a:xfrm>
                          <a:off x="0" y="0"/>
                          <a:ext cx="831631" cy="41529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EC07F"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Poor sleep efficiency</w:t>
                            </w:r>
                          </w:p>
                          <w:p w14:paraId="1CEBA07B"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1948 (19.3%)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E61E" id="Rectangle 7" o:spid="_x0000_s1029" style="position:absolute;left:0;text-align:left;margin-left:435.1pt;margin-top:1.4pt;width:65.5pt;height:3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" filled="f" strokecolor="#c00000">
                <v:textbox>
                  <w:txbxContent>
                    <w:p w14:paraId="5CBEC07F"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Poor sleep efficiency</w:t>
                      </w:r>
                    </w:p>
                    <w:p w14:paraId="1CEBA07B"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1948 (19.3%)</w:t>
                      </w:r>
                    </w:p>
                  </w:txbxContent>
                </v:textbox>
              </v:rect>
            </w:pict>
          </mc:Fallback>
        </mc:AlternateContent>
      </w:r>
      <w:r w:rsidRPr="007F576F">
        <w:rPr>
          <w:rFonts w:asciiTheme="minorHAnsi" w:hAnsiTheme="minorHAnsi" w:cstheme="minorHAnsi"/>
          <w:i/>
          <w:noProof/>
          <w:sz w:val="22"/>
          <w:szCs w:val="22"/>
          <w:lang w:eastAsia="fr-FR"/>
        </w:rPr>
        <mc:AlternateContent>
          <mc:Choice Requires="wps">
            <w:drawing>
              <wp:anchor distT="0" distB="0" distL="114300" distR="114300" simplePos="0" relativeHeight="251663360" behindDoc="0" locked="0" layoutInCell="1" allowOverlap="1" wp14:anchorId="65F10851" wp14:editId="0806B723">
                <wp:simplePos x="0" y="0"/>
                <wp:positionH relativeFrom="column">
                  <wp:posOffset>4702067</wp:posOffset>
                </wp:positionH>
                <wp:positionV relativeFrom="paragraph">
                  <wp:posOffset>17736</wp:posOffset>
                </wp:positionV>
                <wp:extent cx="823748" cy="415290"/>
                <wp:effectExtent l="0" t="0" r="14605" b="16510"/>
                <wp:wrapNone/>
                <wp:docPr id="12" name="Rectangle 12"/>
                <wp:cNvGraphicFramePr/>
                <a:graphic xmlns:a="http://schemas.openxmlformats.org/drawingml/2006/main">
                  <a:graphicData uri="http://schemas.microsoft.com/office/word/2010/wordprocessingShape">
                    <wps:wsp>
                      <wps:cNvSpPr/>
                      <wps:spPr>
                        <a:xfrm>
                          <a:off x="0" y="0"/>
                          <a:ext cx="823748" cy="41529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2065A"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Short sleep duration</w:t>
                            </w:r>
                          </w:p>
                          <w:p w14:paraId="746A716D"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3940 (39.1%)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10851" id="Rectangle 12" o:spid="_x0000_s1030" style="position:absolute;left:0;text-align:left;margin-left:370.25pt;margin-top:1.4pt;width:64.85pt;height:3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" filled="f" strokecolor="#c00000">
                <v:textbox>
                  <w:txbxContent>
                    <w:p w14:paraId="1F72065A"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Short sleep duration</w:t>
                      </w:r>
                    </w:p>
                    <w:p w14:paraId="746A716D"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3940 (39.1%)</w:t>
                      </w:r>
                    </w:p>
                  </w:txbxContent>
                </v:textbox>
              </v:rect>
            </w:pict>
          </mc:Fallback>
        </mc:AlternateContent>
      </w:r>
      <w:r w:rsidRPr="007F576F">
        <w:rPr>
          <w:rFonts w:asciiTheme="minorHAnsi" w:hAnsiTheme="minorHAnsi" w:cstheme="minorHAnsi"/>
          <w:i/>
          <w:noProof/>
          <w:sz w:val="22"/>
          <w:szCs w:val="22"/>
          <w:lang w:eastAsia="fr-FR"/>
        </w:rPr>
        <mc:AlternateContent>
          <mc:Choice Requires="wps">
            <w:drawing>
              <wp:anchor distT="0" distB="0" distL="114300" distR="114300" simplePos="0" relativeHeight="251664384" behindDoc="0" locked="0" layoutInCell="1" allowOverlap="1" wp14:anchorId="1F5022D3" wp14:editId="6B733717">
                <wp:simplePos x="0" y="0"/>
                <wp:positionH relativeFrom="column">
                  <wp:posOffset>3882083</wp:posOffset>
                </wp:positionH>
                <wp:positionV relativeFrom="paragraph">
                  <wp:posOffset>17736</wp:posOffset>
                </wp:positionV>
                <wp:extent cx="821318" cy="415290"/>
                <wp:effectExtent l="0" t="0" r="17145" b="16510"/>
                <wp:wrapNone/>
                <wp:docPr id="20" name="Rectangle 20"/>
                <wp:cNvGraphicFramePr/>
                <a:graphic xmlns:a="http://schemas.openxmlformats.org/drawingml/2006/main">
                  <a:graphicData uri="http://schemas.microsoft.com/office/word/2010/wordprocessingShape">
                    <wps:wsp>
                      <wps:cNvSpPr/>
                      <wps:spPr>
                        <a:xfrm>
                          <a:off x="0" y="0"/>
                          <a:ext cx="821318" cy="41529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34766"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High sleep latency</w:t>
                            </w:r>
                          </w:p>
                          <w:p w14:paraId="33B6D671"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3410 (33.8%)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022D3" id="Rectangle 20" o:spid="_x0000_s1031" style="position:absolute;left:0;text-align:left;margin-left:305.7pt;margin-top:1.4pt;width:64.65pt;height:3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" filled="f" strokecolor="#c00000">
                <v:textbox>
                  <w:txbxContent>
                    <w:p w14:paraId="18634766"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High sleep latency</w:t>
                      </w:r>
                    </w:p>
                    <w:p w14:paraId="33B6D671"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3410 (33.8%)</w:t>
                      </w:r>
                    </w:p>
                  </w:txbxContent>
                </v:textbox>
              </v:rect>
            </w:pict>
          </mc:Fallback>
        </mc:AlternateContent>
      </w:r>
      <w:r w:rsidRPr="007F576F">
        <w:rPr>
          <w:rFonts w:asciiTheme="minorHAnsi" w:hAnsiTheme="minorHAnsi" w:cstheme="minorHAnsi"/>
          <w:i/>
          <w:noProof/>
          <w:sz w:val="22"/>
          <w:szCs w:val="22"/>
          <w:lang w:eastAsia="fr-FR"/>
        </w:rPr>
        <mc:AlternateContent>
          <mc:Choice Requires="wps">
            <w:drawing>
              <wp:anchor distT="0" distB="0" distL="114300" distR="114300" simplePos="0" relativeHeight="251665408" behindDoc="0" locked="0" layoutInCell="1" allowOverlap="1" wp14:anchorId="2CC0AFA0" wp14:editId="50FFB385">
                <wp:simplePos x="0" y="0"/>
                <wp:positionH relativeFrom="column">
                  <wp:posOffset>3038803</wp:posOffset>
                </wp:positionH>
                <wp:positionV relativeFrom="paragraph">
                  <wp:posOffset>17736</wp:posOffset>
                </wp:positionV>
                <wp:extent cx="843456" cy="415290"/>
                <wp:effectExtent l="0" t="0" r="7620" b="16510"/>
                <wp:wrapNone/>
                <wp:docPr id="21" name="Rectangle 21"/>
                <wp:cNvGraphicFramePr/>
                <a:graphic xmlns:a="http://schemas.openxmlformats.org/drawingml/2006/main">
                  <a:graphicData uri="http://schemas.microsoft.com/office/word/2010/wordprocessingShape">
                    <wps:wsp>
                      <wps:cNvSpPr/>
                      <wps:spPr>
                        <a:xfrm>
                          <a:off x="0" y="0"/>
                          <a:ext cx="843456" cy="41529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AEEE6"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Poor sleep satisfaction</w:t>
                            </w:r>
                          </w:p>
                          <w:p w14:paraId="0A0BB99C"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4437 (44.0%)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0AFA0" id="Rectangle 21" o:spid="_x0000_s1032" style="position:absolute;left:0;text-align:left;margin-left:239.3pt;margin-top:1.4pt;width:66.4pt;height:3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" filled="f" strokecolor="#c00000">
                <v:textbox>
                  <w:txbxContent>
                    <w:p w14:paraId="20DAEEE6" w14:textId="77777777" w:rsidR="003B0AFF" w:rsidRDefault="003B0AFF" w:rsidP="003B0AFF">
                      <w:pPr>
                        <w:jc w:val="center"/>
                        <w:rPr>
                          <w:rFonts w:ascii="Arial" w:hAnsi="Arial" w:cs="Arial"/>
                          <w:color w:val="000000" w:themeColor="text1"/>
                          <w:sz w:val="15"/>
                          <w:szCs w:val="15"/>
                        </w:rPr>
                      </w:pPr>
                      <w:r>
                        <w:rPr>
                          <w:rFonts w:ascii="Arial" w:hAnsi="Arial" w:cs="Arial"/>
                          <w:color w:val="000000" w:themeColor="text1"/>
                          <w:sz w:val="15"/>
                          <w:szCs w:val="15"/>
                        </w:rPr>
                        <w:t>Poor sleep satisfaction</w:t>
                      </w:r>
                    </w:p>
                    <w:p w14:paraId="0A0BB99C" w14:textId="77777777" w:rsidR="003B0AFF" w:rsidRPr="00BC3DD6" w:rsidRDefault="003B0AFF" w:rsidP="003B0AFF">
                      <w:pPr>
                        <w:jc w:val="center"/>
                        <w:rPr>
                          <w:rFonts w:ascii="Arial" w:hAnsi="Arial" w:cs="Arial"/>
                          <w:color w:val="000000" w:themeColor="text1"/>
                          <w:sz w:val="15"/>
                          <w:szCs w:val="15"/>
                          <w:lang w:val="fr-FR"/>
                        </w:rPr>
                      </w:pPr>
                      <w:r>
                        <w:rPr>
                          <w:rFonts w:ascii="Arial" w:hAnsi="Arial" w:cs="Arial"/>
                          <w:color w:val="000000" w:themeColor="text1"/>
                          <w:sz w:val="15"/>
                          <w:szCs w:val="15"/>
                        </w:rPr>
                        <w:t>4437 (44.0%)</w:t>
                      </w:r>
                    </w:p>
                  </w:txbxContent>
                </v:textbox>
              </v:rect>
            </w:pict>
          </mc:Fallback>
        </mc:AlternateContent>
      </w:r>
    </w:p>
    <w:p w14:paraId="6C7AA470" w14:textId="77777777" w:rsidR="009E69DD" w:rsidRPr="007F576F" w:rsidRDefault="009E69DD" w:rsidP="009E69DD">
      <w:pPr>
        <w:jc w:val="center"/>
        <w:rPr>
          <w:rFonts w:asciiTheme="minorHAnsi" w:hAnsiTheme="minorHAnsi" w:cstheme="minorHAnsi"/>
          <w:i/>
          <w:sz w:val="44"/>
          <w:szCs w:val="44"/>
        </w:rPr>
      </w:pPr>
    </w:p>
    <w:p w14:paraId="19CDF84D" w14:textId="1A56DAAA" w:rsidR="003B0AFF" w:rsidRPr="007F576F" w:rsidRDefault="009E69DD" w:rsidP="009E69DD">
      <w:pPr>
        <w:jc w:val="center"/>
        <w:rPr>
          <w:rFonts w:asciiTheme="minorHAnsi" w:hAnsiTheme="minorHAnsi" w:cstheme="minorHAnsi"/>
          <w:i/>
          <w:sz w:val="36"/>
          <w:szCs w:val="36"/>
        </w:rPr>
      </w:pPr>
      <w:r w:rsidRPr="007F576F">
        <w:rPr>
          <w:rFonts w:asciiTheme="minorHAnsi" w:hAnsiTheme="minorHAnsi" w:cstheme="minorHAnsi"/>
          <w:i/>
          <w:noProof/>
          <w:sz w:val="36"/>
          <w:szCs w:val="36"/>
        </w:rPr>
        <w:drawing>
          <wp:inline distT="0" distB="0" distL="0" distR="0" wp14:anchorId="7824ADFB" wp14:editId="0D1C0A76">
            <wp:extent cx="8344535" cy="5196864"/>
            <wp:effectExtent l="12700" t="12700" r="12065" b="1016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05526" cy="5234848"/>
                    </a:xfrm>
                    <a:prstGeom prst="rect">
                      <a:avLst/>
                    </a:prstGeom>
                    <a:ln>
                      <a:solidFill>
                        <a:srgbClr val="C00000"/>
                      </a:solidFill>
                    </a:ln>
                  </pic:spPr>
                </pic:pic>
              </a:graphicData>
            </a:graphic>
          </wp:inline>
        </w:drawing>
      </w:r>
    </w:p>
    <w:p w14:paraId="326653B3" w14:textId="636C45A8" w:rsidR="009E69DD" w:rsidRPr="007F576F" w:rsidRDefault="0075469D">
      <w:pPr>
        <w:rPr>
          <w:rFonts w:asciiTheme="minorHAnsi" w:hAnsiTheme="minorHAnsi" w:cstheme="minorHAnsi"/>
          <w:i/>
          <w:sz w:val="22"/>
          <w:szCs w:val="22"/>
        </w:rPr>
      </w:pPr>
      <w:r w:rsidRPr="007F576F">
        <w:rPr>
          <w:rFonts w:asciiTheme="minorHAnsi" w:hAnsiTheme="minorHAnsi" w:cstheme="minorHAnsi"/>
          <w:i/>
          <w:iCs/>
          <w:noProof/>
          <w:sz w:val="22"/>
          <w:szCs w:val="22"/>
          <w:lang w:eastAsia="fr-FR"/>
        </w:rPr>
        <mc:AlternateContent>
          <mc:Choice Requires="wps">
            <w:drawing>
              <wp:anchor distT="0" distB="0" distL="114300" distR="114300" simplePos="0" relativeHeight="251666432" behindDoc="0" locked="0" layoutInCell="1" allowOverlap="1" wp14:anchorId="62783963" wp14:editId="17C7428E">
                <wp:simplePos x="0" y="0"/>
                <wp:positionH relativeFrom="column">
                  <wp:posOffset>250190</wp:posOffset>
                </wp:positionH>
                <wp:positionV relativeFrom="paragraph">
                  <wp:posOffset>1204058</wp:posOffset>
                </wp:positionV>
                <wp:extent cx="8642985" cy="5210523"/>
                <wp:effectExtent l="0" t="0" r="18415" b="9525"/>
                <wp:wrapNone/>
                <wp:docPr id="15" name="Rectangle 15"/>
                <wp:cNvGraphicFramePr/>
                <a:graphic xmlns:a="http://schemas.openxmlformats.org/drawingml/2006/main">
                  <a:graphicData uri="http://schemas.microsoft.com/office/word/2010/wordprocessingShape">
                    <wps:wsp>
                      <wps:cNvSpPr/>
                      <wps:spPr>
                        <a:xfrm>
                          <a:off x="0" y="0"/>
                          <a:ext cx="8642985" cy="5210523"/>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3E659" id="Rectangle 15" o:spid="_x0000_s1026" style="position:absolute;margin-left:19.7pt;margin-top:94.8pt;width:680.55pt;height:41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" filled="f" strokecolor="#c00000"/>
            </w:pict>
          </mc:Fallback>
        </mc:AlternateContent>
      </w:r>
      <w:r w:rsidR="00364E45" w:rsidRPr="007F576F">
        <w:rPr>
          <w:rFonts w:asciiTheme="minorHAnsi" w:hAnsiTheme="minorHAnsi" w:cstheme="minorHAnsi"/>
          <w:i/>
          <w:iCs/>
          <w:sz w:val="22"/>
          <w:szCs w:val="22"/>
        </w:rPr>
        <w:t xml:space="preserve">Forest plot of the associations between individual and professional factors and each sleep component adjusted </w:t>
      </w:r>
      <w:r w:rsidR="003B0AFF" w:rsidRPr="007F576F">
        <w:rPr>
          <w:rFonts w:asciiTheme="minorHAnsi" w:hAnsiTheme="minorHAnsi" w:cstheme="minorHAnsi"/>
          <w:i/>
          <w:sz w:val="22"/>
          <w:szCs w:val="22"/>
        </w:rPr>
        <w:t>for age, sex, family caregiver</w:t>
      </w:r>
      <w:r w:rsidR="00232669" w:rsidRPr="007F576F">
        <w:rPr>
          <w:rFonts w:asciiTheme="minorHAnsi" w:hAnsiTheme="minorHAnsi" w:cstheme="minorHAnsi"/>
          <w:i/>
          <w:sz w:val="22"/>
          <w:szCs w:val="22"/>
        </w:rPr>
        <w:t xml:space="preserve"> </w:t>
      </w:r>
      <w:r w:rsidR="00232669" w:rsidRPr="007F576F">
        <w:rPr>
          <w:rFonts w:asciiTheme="minorHAnsi" w:hAnsiTheme="minorHAnsi" w:cstheme="minorHAnsi"/>
          <w:i/>
          <w:iCs/>
          <w:sz w:val="22"/>
          <w:szCs w:val="22"/>
        </w:rPr>
        <w:t>responsibilities</w:t>
      </w:r>
      <w:r w:rsidR="003B0AFF" w:rsidRPr="007F576F">
        <w:rPr>
          <w:rFonts w:asciiTheme="minorHAnsi" w:hAnsiTheme="minorHAnsi" w:cstheme="minorHAnsi"/>
          <w:i/>
          <w:sz w:val="22"/>
          <w:szCs w:val="22"/>
        </w:rPr>
        <w:t xml:space="preserve">, history of recurrent major depression, chronic illness, overweight/obesity, hard smoking, hazardous drinking, high coffee intake, physical activity, professions, private sector, </w:t>
      </w:r>
      <w:r w:rsidR="00315235" w:rsidRPr="007F576F">
        <w:rPr>
          <w:rFonts w:asciiTheme="minorHAnsi" w:hAnsiTheme="minorHAnsi" w:cstheme="minorHAnsi"/>
          <w:i/>
          <w:iCs/>
          <w:sz w:val="22"/>
          <w:szCs w:val="22"/>
        </w:rPr>
        <w:t>experience ≤ 12 months</w:t>
      </w:r>
      <w:r w:rsidR="003B0AFF" w:rsidRPr="007F576F">
        <w:rPr>
          <w:rFonts w:asciiTheme="minorHAnsi" w:hAnsiTheme="minorHAnsi" w:cstheme="minorHAnsi"/>
          <w:i/>
          <w:sz w:val="22"/>
          <w:szCs w:val="22"/>
        </w:rPr>
        <w:t xml:space="preserve">, </w:t>
      </w:r>
      <w:proofErr w:type="spellStart"/>
      <w:r w:rsidR="003B0AFF" w:rsidRPr="007F576F">
        <w:rPr>
          <w:rFonts w:asciiTheme="minorHAnsi" w:hAnsiTheme="minorHAnsi" w:cstheme="minorHAnsi"/>
          <w:i/>
          <w:sz w:val="22"/>
          <w:szCs w:val="22"/>
        </w:rPr>
        <w:t>nigh</w:t>
      </w:r>
      <w:r w:rsidR="00315235" w:rsidRPr="007F576F">
        <w:rPr>
          <w:rFonts w:asciiTheme="minorHAnsi" w:hAnsiTheme="minorHAnsi" w:cstheme="minorHAnsi"/>
          <w:i/>
          <w:sz w:val="22"/>
          <w:szCs w:val="22"/>
        </w:rPr>
        <w:t>ttime</w:t>
      </w:r>
      <w:proofErr w:type="spellEnd"/>
      <w:r w:rsidR="00315235" w:rsidRPr="007F576F">
        <w:rPr>
          <w:rFonts w:asciiTheme="minorHAnsi" w:hAnsiTheme="minorHAnsi" w:cstheme="minorHAnsi"/>
          <w:i/>
          <w:sz w:val="22"/>
          <w:szCs w:val="22"/>
        </w:rPr>
        <w:t xml:space="preserve"> work</w:t>
      </w:r>
      <w:r w:rsidR="003B0AFF" w:rsidRPr="007F576F">
        <w:rPr>
          <w:rFonts w:asciiTheme="minorHAnsi" w:hAnsiTheme="minorHAnsi" w:cstheme="minorHAnsi"/>
          <w:i/>
          <w:sz w:val="22"/>
          <w:szCs w:val="22"/>
        </w:rPr>
        <w:t>, fixed schedule, known schedule, the 10 dimensions of the JCQ, sustained</w:t>
      </w:r>
      <w:r w:rsidR="00232669" w:rsidRPr="007F576F">
        <w:rPr>
          <w:rFonts w:asciiTheme="minorHAnsi" w:hAnsiTheme="minorHAnsi" w:cstheme="minorHAnsi"/>
          <w:i/>
          <w:sz w:val="22"/>
          <w:szCs w:val="22"/>
        </w:rPr>
        <w:t xml:space="preserve"> workplace </w:t>
      </w:r>
      <w:r w:rsidR="003B0AFF" w:rsidRPr="007F576F">
        <w:rPr>
          <w:rFonts w:asciiTheme="minorHAnsi" w:hAnsiTheme="minorHAnsi" w:cstheme="minorHAnsi"/>
          <w:i/>
          <w:sz w:val="22"/>
          <w:szCs w:val="22"/>
        </w:rPr>
        <w:t>bullying, burnout and absenteeism.</w:t>
      </w:r>
    </w:p>
    <w:p w14:paraId="35813A6A" w14:textId="7A127D85" w:rsidR="003B0AFF" w:rsidRPr="007F576F" w:rsidRDefault="003B0AFF" w:rsidP="003B0AFF">
      <w:pPr>
        <w:jc w:val="cente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lastRenderedPageBreak/>
        <w:t>Figure 3</w:t>
      </w:r>
      <w:r w:rsidRPr="007F576F">
        <w:rPr>
          <w:rFonts w:asciiTheme="minorHAnsi" w:hAnsiTheme="minorHAnsi" w:cstheme="minorHAnsi"/>
          <w:i/>
          <w:sz w:val="22"/>
          <w:szCs w:val="22"/>
        </w:rPr>
        <w:t>. Adjusted associations between poor sleep and individual and professional factors according to professional activity</w:t>
      </w:r>
    </w:p>
    <w:p w14:paraId="39AACFEC" w14:textId="651038D2" w:rsidR="003B0AFF" w:rsidRPr="007F576F" w:rsidRDefault="009E69DD" w:rsidP="003B0AFF">
      <w:pPr>
        <w:jc w:val="center"/>
        <w:rPr>
          <w:rFonts w:asciiTheme="minorHAnsi" w:hAnsiTheme="minorHAnsi" w:cstheme="minorHAnsi"/>
          <w:i/>
          <w:sz w:val="22"/>
          <w:szCs w:val="22"/>
        </w:rPr>
      </w:pPr>
      <w:r w:rsidRPr="007F576F">
        <w:rPr>
          <w:rFonts w:asciiTheme="minorHAnsi" w:hAnsiTheme="minorHAnsi" w:cstheme="minorHAnsi"/>
          <w:i/>
          <w:iCs/>
          <w:noProof/>
          <w:sz w:val="22"/>
          <w:szCs w:val="22"/>
          <w:lang w:eastAsia="fr-FR"/>
        </w:rPr>
        <mc:AlternateContent>
          <mc:Choice Requires="wps">
            <w:drawing>
              <wp:anchor distT="0" distB="0" distL="114300" distR="114300" simplePos="0" relativeHeight="251670528" behindDoc="0" locked="0" layoutInCell="1" allowOverlap="1" wp14:anchorId="3A007A76" wp14:editId="50F90E81">
                <wp:simplePos x="0" y="0"/>
                <wp:positionH relativeFrom="column">
                  <wp:posOffset>4833077</wp:posOffset>
                </wp:positionH>
                <wp:positionV relativeFrom="paragraph">
                  <wp:posOffset>62593</wp:posOffset>
                </wp:positionV>
                <wp:extent cx="2152196" cy="307340"/>
                <wp:effectExtent l="0" t="0" r="6985" b="10160"/>
                <wp:wrapNone/>
                <wp:docPr id="11" name="Rectangle 11"/>
                <wp:cNvGraphicFramePr/>
                <a:graphic xmlns:a="http://schemas.openxmlformats.org/drawingml/2006/main">
                  <a:graphicData uri="http://schemas.microsoft.com/office/word/2010/wordprocessingShape">
                    <wps:wsp>
                      <wps:cNvSpPr/>
                      <wps:spPr>
                        <a:xfrm>
                          <a:off x="0" y="0"/>
                          <a:ext cx="2152196" cy="30734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6C4E4" w14:textId="77777777" w:rsidR="003B0AFF" w:rsidRPr="00766563" w:rsidRDefault="003B0AFF" w:rsidP="003B0AFF">
                            <w:pPr>
                              <w:jc w:val="center"/>
                              <w:rPr>
                                <w:color w:val="000000" w:themeColor="text1"/>
                              </w:rPr>
                            </w:pPr>
                            <w:r w:rsidRPr="00766563">
                              <w:rPr>
                                <w:color w:val="000000" w:themeColor="text1"/>
                              </w:rPr>
                              <w:t>Health executive (n=1719)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07A76" id="Rectangle 11" o:spid="_x0000_s1033" style="position:absolute;left:0;text-align:left;margin-left:380.55pt;margin-top:4.95pt;width:169.45pt;height:2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" filled="f" strokecolor="#c00000">
                <v:textbox>
                  <w:txbxContent>
                    <w:p w14:paraId="58D6C4E4" w14:textId="77777777" w:rsidR="003B0AFF" w:rsidRPr="00766563" w:rsidRDefault="003B0AFF" w:rsidP="003B0AFF">
                      <w:pPr>
                        <w:jc w:val="center"/>
                        <w:rPr>
                          <w:color w:val="000000" w:themeColor="text1"/>
                        </w:rPr>
                      </w:pPr>
                      <w:r w:rsidRPr="00766563">
                        <w:rPr>
                          <w:color w:val="000000" w:themeColor="text1"/>
                        </w:rPr>
                        <w:t>Health executive (n=1719)</w:t>
                      </w:r>
                    </w:p>
                  </w:txbxContent>
                </v:textbox>
              </v:rect>
            </w:pict>
          </mc:Fallback>
        </mc:AlternateContent>
      </w:r>
      <w:r w:rsidRPr="007F576F">
        <w:rPr>
          <w:rFonts w:asciiTheme="minorHAnsi" w:hAnsiTheme="minorHAnsi" w:cstheme="minorHAnsi"/>
          <w:i/>
          <w:iCs/>
          <w:noProof/>
          <w:sz w:val="22"/>
          <w:szCs w:val="22"/>
          <w:lang w:eastAsia="fr-FR"/>
        </w:rPr>
        <mc:AlternateContent>
          <mc:Choice Requires="wps">
            <w:drawing>
              <wp:anchor distT="0" distB="0" distL="114300" distR="114300" simplePos="0" relativeHeight="251668480" behindDoc="0" locked="0" layoutInCell="1" allowOverlap="1" wp14:anchorId="334C03BE" wp14:editId="68B99D63">
                <wp:simplePos x="0" y="0"/>
                <wp:positionH relativeFrom="column">
                  <wp:posOffset>2677885</wp:posOffset>
                </wp:positionH>
                <wp:positionV relativeFrom="paragraph">
                  <wp:posOffset>62593</wp:posOffset>
                </wp:positionV>
                <wp:extent cx="2155371" cy="307340"/>
                <wp:effectExtent l="0" t="0" r="16510" b="10160"/>
                <wp:wrapNone/>
                <wp:docPr id="9" name="Rectangle 9"/>
                <wp:cNvGraphicFramePr/>
                <a:graphic xmlns:a="http://schemas.openxmlformats.org/drawingml/2006/main">
                  <a:graphicData uri="http://schemas.microsoft.com/office/word/2010/wordprocessingShape">
                    <wps:wsp>
                      <wps:cNvSpPr/>
                      <wps:spPr>
                        <a:xfrm>
                          <a:off x="0" y="0"/>
                          <a:ext cx="2155371" cy="30734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3CF21" w14:textId="77777777" w:rsidR="003B0AFF" w:rsidRPr="00766563" w:rsidRDefault="003B0AFF" w:rsidP="003B0AFF">
                            <w:pPr>
                              <w:jc w:val="center"/>
                              <w:rPr>
                                <w:color w:val="000000" w:themeColor="text1"/>
                              </w:rPr>
                            </w:pPr>
                            <w:r w:rsidRPr="00766563">
                              <w:rPr>
                                <w:color w:val="000000" w:themeColor="text1"/>
                              </w:rPr>
                              <w:t>Nurse</w:t>
                            </w:r>
                            <w:r>
                              <w:rPr>
                                <w:color w:val="000000" w:themeColor="text1"/>
                              </w:rPr>
                              <w:t xml:space="preserve"> (n=2755)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C03BE" id="Rectangle 9" o:spid="_x0000_s1034" style="position:absolute;left:0;text-align:left;margin-left:210.85pt;margin-top:4.95pt;width:169.7pt;height:2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" filled="f" strokecolor="#c00000">
                <v:textbox>
                  <w:txbxContent>
                    <w:p w14:paraId="64B3CF21" w14:textId="77777777" w:rsidR="003B0AFF" w:rsidRPr="00766563" w:rsidRDefault="003B0AFF" w:rsidP="003B0AFF">
                      <w:pPr>
                        <w:jc w:val="center"/>
                        <w:rPr>
                          <w:color w:val="000000" w:themeColor="text1"/>
                        </w:rPr>
                      </w:pPr>
                      <w:r w:rsidRPr="00766563">
                        <w:rPr>
                          <w:color w:val="000000" w:themeColor="text1"/>
                        </w:rPr>
                        <w:t>Nurse</w:t>
                      </w:r>
                      <w:r>
                        <w:rPr>
                          <w:color w:val="000000" w:themeColor="text1"/>
                        </w:rPr>
                        <w:t xml:space="preserve"> (n=2755)</w:t>
                      </w:r>
                    </w:p>
                  </w:txbxContent>
                </v:textbox>
              </v:rect>
            </w:pict>
          </mc:Fallback>
        </mc:AlternateContent>
      </w:r>
      <w:r w:rsidR="0075469D" w:rsidRPr="007F576F">
        <w:rPr>
          <w:rFonts w:asciiTheme="minorHAnsi" w:hAnsiTheme="minorHAnsi" w:cstheme="minorHAnsi"/>
          <w:i/>
          <w:iCs/>
          <w:noProof/>
          <w:sz w:val="22"/>
          <w:szCs w:val="22"/>
          <w:lang w:eastAsia="fr-FR"/>
        </w:rPr>
        <mc:AlternateContent>
          <mc:Choice Requires="wps">
            <w:drawing>
              <wp:anchor distT="0" distB="0" distL="114300" distR="114300" simplePos="0" relativeHeight="251669504" behindDoc="0" locked="0" layoutInCell="1" allowOverlap="1" wp14:anchorId="17183D95" wp14:editId="670AB39A">
                <wp:simplePos x="0" y="0"/>
                <wp:positionH relativeFrom="column">
                  <wp:posOffset>6983506</wp:posOffset>
                </wp:positionH>
                <wp:positionV relativeFrom="paragraph">
                  <wp:posOffset>59391</wp:posOffset>
                </wp:positionV>
                <wp:extent cx="2119929" cy="307340"/>
                <wp:effectExtent l="0" t="0" r="13970" b="10160"/>
                <wp:wrapNone/>
                <wp:docPr id="10" name="Rectangle 10"/>
                <wp:cNvGraphicFramePr/>
                <a:graphic xmlns:a="http://schemas.openxmlformats.org/drawingml/2006/main">
                  <a:graphicData uri="http://schemas.microsoft.com/office/word/2010/wordprocessingShape">
                    <wps:wsp>
                      <wps:cNvSpPr/>
                      <wps:spPr>
                        <a:xfrm>
                          <a:off x="0" y="0"/>
                          <a:ext cx="2119929" cy="307340"/>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9DD6B" w14:textId="284C94F8" w:rsidR="00D90B2D" w:rsidRPr="009E735E" w:rsidRDefault="003B0AFF" w:rsidP="0075469D">
                            <w:pPr>
                              <w:jc w:val="center"/>
                              <w:rPr>
                                <w:color w:val="000000" w:themeColor="text1"/>
                              </w:rPr>
                            </w:pPr>
                            <w:r w:rsidRPr="009E735E">
                              <w:rPr>
                                <w:color w:val="000000" w:themeColor="text1"/>
                              </w:rPr>
                              <w:t>Nurs</w:t>
                            </w:r>
                            <w:r w:rsidR="00D90B2D" w:rsidRPr="009E735E">
                              <w:rPr>
                                <w:color w:val="000000" w:themeColor="text1"/>
                              </w:rPr>
                              <w:t>in</w:t>
                            </w:r>
                            <w:r w:rsidR="0075469D" w:rsidRPr="009E735E">
                              <w:rPr>
                                <w:color w:val="000000" w:themeColor="text1"/>
                              </w:rPr>
                              <w:t>g assistant (n=</w:t>
                            </w:r>
                            <w:r w:rsidR="009E735E" w:rsidRPr="009E735E">
                              <w:rPr>
                                <w:color w:val="000000" w:themeColor="text1"/>
                              </w:rPr>
                              <w:t>801)</w:t>
                            </w:r>
                          </w:p>
                          <w:p w14:paraId="1AC0E76B" w14:textId="77777777" w:rsidR="00D90B2D" w:rsidRDefault="00D90B2D" w:rsidP="003B0AFF">
                            <w:pPr>
                              <w:jc w:val="center"/>
                              <w:rPr>
                                <w:color w:val="000000" w:themeColor="text1"/>
                              </w:rPr>
                            </w:pPr>
                          </w:p>
                          <w:p w14:paraId="6608904A" w14:textId="5CE00F89" w:rsidR="003B0AFF" w:rsidRPr="00766563" w:rsidRDefault="003B0AFF" w:rsidP="003B0AFF">
                            <w:pPr>
                              <w:jc w:val="center"/>
                              <w:rPr>
                                <w:color w:val="000000" w:themeColor="text1"/>
                              </w:rPr>
                            </w:pPr>
                            <w:r>
                              <w:rPr>
                                <w:color w:val="000000" w:themeColor="text1"/>
                              </w:rPr>
                              <w:t xml:space="preserve"> assistant (n=801)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83D95" id="Rectangle 10" o:spid="_x0000_s1035" style="position:absolute;left:0;text-align:left;margin-left:549.9pt;margin-top:4.7pt;width:166.9pt;height:2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" filled="f" strokecolor="#c00000">
                <v:textbox>
                  <w:txbxContent>
                    <w:p w14:paraId="2EE9DD6B" w14:textId="284C94F8" w:rsidR="00D90B2D" w:rsidRPr="009E735E" w:rsidRDefault="003B0AFF" w:rsidP="0075469D">
                      <w:pPr>
                        <w:jc w:val="center"/>
                        <w:rPr>
                          <w:color w:val="000000" w:themeColor="text1"/>
                        </w:rPr>
                      </w:pPr>
                      <w:r w:rsidRPr="009E735E">
                        <w:rPr>
                          <w:color w:val="000000" w:themeColor="text1"/>
                        </w:rPr>
                        <w:t>Nurs</w:t>
                      </w:r>
                      <w:r w:rsidR="00D90B2D" w:rsidRPr="009E735E">
                        <w:rPr>
                          <w:color w:val="000000" w:themeColor="text1"/>
                        </w:rPr>
                        <w:t>in</w:t>
                      </w:r>
                      <w:r w:rsidR="0075469D" w:rsidRPr="009E735E">
                        <w:rPr>
                          <w:color w:val="000000" w:themeColor="text1"/>
                        </w:rPr>
                        <w:t>g assistant (n=</w:t>
                      </w:r>
                      <w:r w:rsidR="009E735E" w:rsidRPr="009E735E">
                        <w:rPr>
                          <w:color w:val="000000" w:themeColor="text1"/>
                        </w:rPr>
                        <w:t>801)</w:t>
                      </w:r>
                    </w:p>
                    <w:p w14:paraId="1AC0E76B" w14:textId="77777777" w:rsidR="00D90B2D" w:rsidRDefault="00D90B2D" w:rsidP="003B0AFF">
                      <w:pPr>
                        <w:jc w:val="center"/>
                        <w:rPr>
                          <w:color w:val="000000" w:themeColor="text1"/>
                        </w:rPr>
                      </w:pPr>
                    </w:p>
                    <w:p w14:paraId="6608904A" w14:textId="5CE00F89" w:rsidR="003B0AFF" w:rsidRPr="00766563" w:rsidRDefault="003B0AFF" w:rsidP="003B0AFF">
                      <w:pPr>
                        <w:jc w:val="center"/>
                        <w:rPr>
                          <w:color w:val="000000" w:themeColor="text1"/>
                        </w:rPr>
                      </w:pPr>
                      <w:r>
                        <w:rPr>
                          <w:color w:val="000000" w:themeColor="text1"/>
                        </w:rPr>
                        <w:t xml:space="preserve"> assistant (n=801)</w:t>
                      </w:r>
                    </w:p>
                  </w:txbxContent>
                </v:textbox>
              </v:rect>
            </w:pict>
          </mc:Fallback>
        </mc:AlternateContent>
      </w:r>
    </w:p>
    <w:p w14:paraId="4E5C6B9E" w14:textId="4AFC8D04" w:rsidR="0075469D" w:rsidRPr="007F576F" w:rsidRDefault="0075469D" w:rsidP="003B0AFF">
      <w:pPr>
        <w:jc w:val="center"/>
        <w:rPr>
          <w:rFonts w:asciiTheme="minorHAnsi" w:hAnsiTheme="minorHAnsi" w:cstheme="minorHAnsi"/>
          <w:i/>
          <w:sz w:val="22"/>
          <w:szCs w:val="22"/>
        </w:rPr>
      </w:pPr>
    </w:p>
    <w:p w14:paraId="68F75B49" w14:textId="55BA9E34" w:rsidR="003B0AFF" w:rsidRPr="007F576F" w:rsidRDefault="00A70AD7" w:rsidP="003B0AFF">
      <w:pPr>
        <w:jc w:val="center"/>
        <w:rPr>
          <w:rFonts w:asciiTheme="minorHAnsi" w:hAnsiTheme="minorHAnsi" w:cstheme="minorHAnsi"/>
          <w:i/>
          <w:sz w:val="22"/>
          <w:szCs w:val="22"/>
        </w:rPr>
      </w:pPr>
      <w:r w:rsidRPr="007F576F">
        <w:rPr>
          <w:rFonts w:asciiTheme="minorHAnsi" w:hAnsiTheme="minorHAnsi" w:cstheme="minorHAnsi"/>
          <w:i/>
          <w:iCs/>
          <w:noProof/>
          <w:sz w:val="22"/>
          <w:szCs w:val="22"/>
          <w:lang w:eastAsia="fr-FR"/>
        </w:rPr>
        <mc:AlternateContent>
          <mc:Choice Requires="wps">
            <w:drawing>
              <wp:anchor distT="0" distB="0" distL="114300" distR="114300" simplePos="0" relativeHeight="251671552" behindDoc="0" locked="0" layoutInCell="1" allowOverlap="1" wp14:anchorId="02A2A5B4" wp14:editId="0B2E9B7A">
                <wp:simplePos x="0" y="0"/>
                <wp:positionH relativeFrom="column">
                  <wp:posOffset>183823</wp:posOffset>
                </wp:positionH>
                <wp:positionV relativeFrom="paragraph">
                  <wp:posOffset>26061</wp:posOffset>
                </wp:positionV>
                <wp:extent cx="8921069" cy="4894875"/>
                <wp:effectExtent l="0" t="0" r="7620" b="7620"/>
                <wp:wrapNone/>
                <wp:docPr id="19" name="Rectangle 19"/>
                <wp:cNvGraphicFramePr/>
                <a:graphic xmlns:a="http://schemas.openxmlformats.org/drawingml/2006/main">
                  <a:graphicData uri="http://schemas.microsoft.com/office/word/2010/wordprocessingShape">
                    <wps:wsp>
                      <wps:cNvSpPr/>
                      <wps:spPr>
                        <a:xfrm>
                          <a:off x="0" y="0"/>
                          <a:ext cx="8921069" cy="4894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8E57F" id="Rectangle 19" o:spid="_x0000_s1026" style="position:absolute;margin-left:14.45pt;margin-top:2.05pt;width:702.45pt;height:38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" filled="f" strokecolor="#c00000" strokeweight="1pt"/>
            </w:pict>
          </mc:Fallback>
        </mc:AlternateContent>
      </w:r>
      <w:r w:rsidR="0075469D" w:rsidRPr="007F576F">
        <w:rPr>
          <w:rFonts w:asciiTheme="minorHAnsi" w:hAnsiTheme="minorHAnsi" w:cstheme="minorHAnsi"/>
          <w:i/>
          <w:iCs/>
          <w:noProof/>
          <w:sz w:val="22"/>
          <w:szCs w:val="22"/>
          <w:lang w:eastAsia="fr-FR"/>
        </w:rPr>
        <w:drawing>
          <wp:inline distT="0" distB="0" distL="0" distR="0" wp14:anchorId="0E7F4B13" wp14:editId="4DB76417">
            <wp:extent cx="2477770" cy="4802956"/>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rotWithShape="1">
                    <a:blip r:embed="rId16" cstate="print">
                      <a:extLst>
                        <a:ext uri="{28A0092B-C50C-407E-A947-70E740481C1C}">
                          <a14:useLocalDpi xmlns:a14="http://schemas.microsoft.com/office/drawing/2010/main" val="0"/>
                        </a:ext>
                      </a:extLst>
                    </a:blip>
                    <a:srcRect t="1558" b="-624"/>
                    <a:stretch/>
                  </pic:blipFill>
                  <pic:spPr bwMode="auto">
                    <a:xfrm>
                      <a:off x="0" y="0"/>
                      <a:ext cx="2536447" cy="4916697"/>
                    </a:xfrm>
                    <a:prstGeom prst="rect">
                      <a:avLst/>
                    </a:prstGeom>
                    <a:ln>
                      <a:noFill/>
                    </a:ln>
                    <a:extLst>
                      <a:ext uri="{53640926-AAD7-44D8-BBD7-CCE9431645EC}">
                        <a14:shadowObscured xmlns:a14="http://schemas.microsoft.com/office/drawing/2010/main"/>
                      </a:ext>
                    </a:extLst>
                  </pic:spPr>
                </pic:pic>
              </a:graphicData>
            </a:graphic>
          </wp:inline>
        </w:drawing>
      </w:r>
      <w:r w:rsidR="009E69DD" w:rsidRPr="007F576F">
        <w:rPr>
          <w:rFonts w:asciiTheme="minorHAnsi" w:hAnsiTheme="minorHAnsi" w:cstheme="minorHAnsi"/>
          <w:i/>
          <w:noProof/>
          <w:sz w:val="22"/>
          <w:szCs w:val="22"/>
        </w:rPr>
        <w:drawing>
          <wp:inline distT="0" distB="0" distL="0" distR="0" wp14:anchorId="07DA0B8E" wp14:editId="284A4548">
            <wp:extent cx="6400662" cy="4923495"/>
            <wp:effectExtent l="0" t="0" r="635" b="4445"/>
            <wp:docPr id="18" name="Image 18"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reçu&#10;&#10;Description générée automatiquement"/>
                    <pic:cNvPicPr/>
                  </pic:nvPicPr>
                  <pic:blipFill rotWithShape="1">
                    <a:blip r:embed="rId17" cstate="print">
                      <a:extLst>
                        <a:ext uri="{28A0092B-C50C-407E-A947-70E740481C1C}">
                          <a14:useLocalDpi xmlns:a14="http://schemas.microsoft.com/office/drawing/2010/main" val="0"/>
                        </a:ext>
                      </a:extLst>
                    </a:blip>
                    <a:srcRect b="1455"/>
                    <a:stretch/>
                  </pic:blipFill>
                  <pic:spPr bwMode="auto">
                    <a:xfrm>
                      <a:off x="0" y="0"/>
                      <a:ext cx="6414750" cy="4934332"/>
                    </a:xfrm>
                    <a:prstGeom prst="rect">
                      <a:avLst/>
                    </a:prstGeom>
                    <a:ln>
                      <a:noFill/>
                    </a:ln>
                    <a:extLst>
                      <a:ext uri="{53640926-AAD7-44D8-BBD7-CCE9431645EC}">
                        <a14:shadowObscured xmlns:a14="http://schemas.microsoft.com/office/drawing/2010/main"/>
                      </a:ext>
                    </a:extLst>
                  </pic:spPr>
                </pic:pic>
              </a:graphicData>
            </a:graphic>
          </wp:inline>
        </w:drawing>
      </w:r>
    </w:p>
    <w:p w14:paraId="489E3F2E" w14:textId="5124B4F4" w:rsidR="003B0AFF" w:rsidRPr="007F576F" w:rsidRDefault="00364E45" w:rsidP="007A12BE">
      <w:pPr>
        <w:autoSpaceDE w:val="0"/>
        <w:autoSpaceDN w:val="0"/>
        <w:adjustRightInd w:val="0"/>
        <w:rPr>
          <w:rFonts w:asciiTheme="minorHAnsi" w:hAnsiTheme="minorHAnsi" w:cstheme="minorHAnsi"/>
          <w:i/>
          <w:iCs/>
          <w:sz w:val="22"/>
          <w:szCs w:val="22"/>
        </w:rPr>
        <w:sectPr w:rsidR="003B0AFF" w:rsidRPr="007F576F" w:rsidSect="00BC3DD6">
          <w:pgSz w:w="15840" w:h="12240" w:orient="landscape"/>
          <w:pgMar w:top="720" w:right="720" w:bottom="720" w:left="720" w:header="709" w:footer="709" w:gutter="0"/>
          <w:cols w:space="708"/>
          <w:docGrid w:linePitch="360"/>
        </w:sectPr>
      </w:pPr>
      <w:r w:rsidRPr="007F576F">
        <w:rPr>
          <w:rFonts w:asciiTheme="minorHAnsi" w:hAnsiTheme="minorHAnsi" w:cstheme="minorHAnsi"/>
          <w:i/>
          <w:iCs/>
          <w:sz w:val="22"/>
          <w:szCs w:val="22"/>
        </w:rPr>
        <w:t xml:space="preserve">Forest plot of the associations between individual and professional factors and poor sleep (PSQI &gt; 5) in nurses, health executives and nursing assistants adjusted </w:t>
      </w:r>
      <w:proofErr w:type="spellStart"/>
      <w:r w:rsidRPr="007F576F">
        <w:rPr>
          <w:rFonts w:asciiTheme="minorHAnsi" w:hAnsiTheme="minorHAnsi" w:cstheme="minorHAnsi"/>
          <w:i/>
          <w:iCs/>
          <w:sz w:val="22"/>
          <w:szCs w:val="22"/>
        </w:rPr>
        <w:t>adjusted</w:t>
      </w:r>
      <w:proofErr w:type="spellEnd"/>
      <w:r w:rsidRPr="007F576F">
        <w:rPr>
          <w:rFonts w:asciiTheme="minorHAnsi" w:hAnsiTheme="minorHAnsi" w:cstheme="minorHAnsi"/>
          <w:i/>
          <w:iCs/>
          <w:sz w:val="22"/>
          <w:szCs w:val="22"/>
        </w:rPr>
        <w:t xml:space="preserve"> </w:t>
      </w:r>
      <w:r w:rsidR="003B0AFF" w:rsidRPr="007F576F">
        <w:rPr>
          <w:rFonts w:asciiTheme="minorHAnsi" w:hAnsiTheme="minorHAnsi" w:cstheme="minorHAnsi"/>
          <w:i/>
          <w:iCs/>
          <w:sz w:val="22"/>
          <w:szCs w:val="22"/>
        </w:rPr>
        <w:t>for age, sex, family caregiver</w:t>
      </w:r>
      <w:r w:rsidR="00232669" w:rsidRPr="007F576F">
        <w:rPr>
          <w:rFonts w:asciiTheme="minorHAnsi" w:hAnsiTheme="minorHAnsi" w:cstheme="minorHAnsi"/>
          <w:i/>
          <w:iCs/>
          <w:sz w:val="22"/>
          <w:szCs w:val="22"/>
        </w:rPr>
        <w:t xml:space="preserve"> responsibilities</w:t>
      </w:r>
      <w:r w:rsidR="003B0AFF" w:rsidRPr="007F576F">
        <w:rPr>
          <w:rFonts w:asciiTheme="minorHAnsi" w:hAnsiTheme="minorHAnsi" w:cstheme="minorHAnsi"/>
          <w:i/>
          <w:iCs/>
          <w:sz w:val="22"/>
          <w:szCs w:val="22"/>
        </w:rPr>
        <w:t xml:space="preserve">, history of recurrent major depression, chronic illness, overweight/obesity, hard smoking, hazardous drinking, high coffee intake, physical activity, private sector, </w:t>
      </w:r>
      <w:r w:rsidR="00315235" w:rsidRPr="007F576F">
        <w:rPr>
          <w:rFonts w:asciiTheme="minorHAnsi" w:hAnsiTheme="minorHAnsi" w:cstheme="minorHAnsi"/>
          <w:i/>
          <w:iCs/>
          <w:sz w:val="22"/>
          <w:szCs w:val="22"/>
        </w:rPr>
        <w:t>experience ≤ 12 months</w:t>
      </w:r>
      <w:r w:rsidR="003B0AFF" w:rsidRPr="007F576F">
        <w:rPr>
          <w:rFonts w:asciiTheme="minorHAnsi" w:hAnsiTheme="minorHAnsi" w:cstheme="minorHAnsi"/>
          <w:i/>
          <w:iCs/>
          <w:sz w:val="22"/>
          <w:szCs w:val="22"/>
        </w:rPr>
        <w:t xml:space="preserve">, </w:t>
      </w:r>
      <w:proofErr w:type="spellStart"/>
      <w:r w:rsidR="003B0AFF" w:rsidRPr="007F576F">
        <w:rPr>
          <w:rFonts w:asciiTheme="minorHAnsi" w:hAnsiTheme="minorHAnsi" w:cstheme="minorHAnsi"/>
          <w:i/>
          <w:iCs/>
          <w:sz w:val="22"/>
          <w:szCs w:val="22"/>
        </w:rPr>
        <w:t>night</w:t>
      </w:r>
      <w:r w:rsidR="00315235" w:rsidRPr="007F576F">
        <w:rPr>
          <w:rFonts w:asciiTheme="minorHAnsi" w:hAnsiTheme="minorHAnsi" w:cstheme="minorHAnsi"/>
          <w:i/>
          <w:iCs/>
          <w:sz w:val="22"/>
          <w:szCs w:val="22"/>
        </w:rPr>
        <w:t>time</w:t>
      </w:r>
      <w:proofErr w:type="spellEnd"/>
      <w:r w:rsidR="003B0AFF" w:rsidRPr="007F576F">
        <w:rPr>
          <w:rFonts w:asciiTheme="minorHAnsi" w:hAnsiTheme="minorHAnsi" w:cstheme="minorHAnsi"/>
          <w:i/>
          <w:iCs/>
          <w:sz w:val="22"/>
          <w:szCs w:val="22"/>
        </w:rPr>
        <w:t xml:space="preserve"> </w:t>
      </w:r>
      <w:r w:rsidR="00315235" w:rsidRPr="007F576F">
        <w:rPr>
          <w:rFonts w:asciiTheme="minorHAnsi" w:hAnsiTheme="minorHAnsi" w:cstheme="minorHAnsi"/>
          <w:i/>
          <w:iCs/>
          <w:sz w:val="22"/>
          <w:szCs w:val="22"/>
        </w:rPr>
        <w:t>work</w:t>
      </w:r>
      <w:r w:rsidR="003B0AFF" w:rsidRPr="007F576F">
        <w:rPr>
          <w:rFonts w:asciiTheme="minorHAnsi" w:hAnsiTheme="minorHAnsi" w:cstheme="minorHAnsi"/>
          <w:i/>
          <w:iCs/>
          <w:sz w:val="22"/>
          <w:szCs w:val="22"/>
        </w:rPr>
        <w:t xml:space="preserve">, fixed schedule, known schedule, the 10 dimensions of the JCQ, sustained </w:t>
      </w:r>
      <w:r w:rsidR="00232669" w:rsidRPr="007F576F">
        <w:rPr>
          <w:rFonts w:asciiTheme="minorHAnsi" w:hAnsiTheme="minorHAnsi" w:cstheme="minorHAnsi"/>
          <w:i/>
          <w:iCs/>
          <w:sz w:val="22"/>
          <w:szCs w:val="22"/>
        </w:rPr>
        <w:t xml:space="preserve">workplace </w:t>
      </w:r>
      <w:r w:rsidR="003B0AFF" w:rsidRPr="007F576F">
        <w:rPr>
          <w:rFonts w:asciiTheme="minorHAnsi" w:hAnsiTheme="minorHAnsi" w:cstheme="minorHAnsi"/>
          <w:i/>
          <w:iCs/>
          <w:sz w:val="22"/>
          <w:szCs w:val="22"/>
        </w:rPr>
        <w:t>bullying, burnout and absenteeis</w:t>
      </w:r>
      <w:r w:rsidR="009E735E" w:rsidRPr="007F576F">
        <w:rPr>
          <w:rFonts w:asciiTheme="minorHAnsi" w:hAnsiTheme="minorHAnsi" w:cstheme="minorHAnsi"/>
          <w:i/>
          <w:iCs/>
          <w:sz w:val="22"/>
          <w:szCs w:val="22"/>
        </w:rPr>
        <w:t>m.</w:t>
      </w:r>
    </w:p>
    <w:p w14:paraId="14E62806" w14:textId="77777777" w:rsidR="0041163F" w:rsidRPr="007F576F" w:rsidRDefault="0041163F" w:rsidP="0041163F">
      <w:pPr>
        <w:pStyle w:val="NormalWeb"/>
        <w:spacing w:before="0" w:beforeAutospacing="0" w:after="0" w:afterAutospacing="0"/>
        <w:rPr>
          <w:rFonts w:asciiTheme="minorHAnsi" w:hAnsiTheme="minorHAnsi" w:cstheme="minorHAnsi"/>
          <w:b/>
          <w:bCs/>
          <w:color w:val="000000" w:themeColor="text1"/>
          <w:sz w:val="22"/>
          <w:szCs w:val="22"/>
        </w:rPr>
      </w:pPr>
      <w:r w:rsidRPr="007F576F">
        <w:rPr>
          <w:rFonts w:asciiTheme="minorHAnsi" w:hAnsiTheme="minorHAnsi" w:cstheme="minorHAnsi"/>
          <w:b/>
          <w:bCs/>
          <w:color w:val="000000" w:themeColor="text1"/>
          <w:sz w:val="22"/>
          <w:szCs w:val="22"/>
        </w:rPr>
        <w:lastRenderedPageBreak/>
        <w:t>Supplementary materials</w:t>
      </w:r>
    </w:p>
    <w:p w14:paraId="5C9A18D0" w14:textId="77777777" w:rsidR="0041163F" w:rsidRPr="007F576F" w:rsidRDefault="0041163F" w:rsidP="0041163F">
      <w:pPr>
        <w:rPr>
          <w:rFonts w:asciiTheme="minorHAnsi" w:hAnsiTheme="minorHAnsi" w:cstheme="minorHAnsi"/>
          <w:i/>
          <w:color w:val="5B9BD5" w:themeColor="accent1"/>
          <w:sz w:val="22"/>
          <w:szCs w:val="22"/>
        </w:rPr>
      </w:pPr>
    </w:p>
    <w:p w14:paraId="1EB6CAF7" w14:textId="77777777" w:rsidR="0041163F" w:rsidRPr="007F576F" w:rsidRDefault="0041163F" w:rsidP="0041163F">
      <w:pPr>
        <w:rPr>
          <w:rFonts w:asciiTheme="minorHAnsi" w:hAnsiTheme="minorHAnsi" w:cstheme="minorHAnsi"/>
          <w:i/>
          <w:sz w:val="22"/>
          <w:szCs w:val="22"/>
        </w:rPr>
      </w:pPr>
      <w:r w:rsidRPr="007F576F">
        <w:rPr>
          <w:rFonts w:asciiTheme="minorHAnsi" w:hAnsiTheme="minorHAnsi" w:cstheme="minorHAnsi"/>
          <w:i/>
          <w:color w:val="5B9BD5" w:themeColor="accent1"/>
          <w:sz w:val="22"/>
          <w:szCs w:val="22"/>
        </w:rPr>
        <w:t>Supplementary figure 1</w:t>
      </w:r>
      <w:r w:rsidRPr="007F576F">
        <w:rPr>
          <w:rFonts w:asciiTheme="minorHAnsi" w:hAnsiTheme="minorHAnsi" w:cstheme="minorHAnsi"/>
          <w:i/>
          <w:sz w:val="22"/>
          <w:szCs w:val="22"/>
        </w:rPr>
        <w:t xml:space="preserve">. Adjusted associations between individual and professional factors and poor </w:t>
      </w:r>
      <w:proofErr w:type="gramStart"/>
      <w:r w:rsidRPr="007F576F">
        <w:rPr>
          <w:rFonts w:asciiTheme="minorHAnsi" w:hAnsiTheme="minorHAnsi" w:cstheme="minorHAnsi"/>
          <w:i/>
          <w:sz w:val="22"/>
          <w:szCs w:val="22"/>
        </w:rPr>
        <w:t>sleep in</w:t>
      </w:r>
      <w:proofErr w:type="gramEnd"/>
      <w:r w:rsidRPr="007F576F">
        <w:rPr>
          <w:rFonts w:asciiTheme="minorHAnsi" w:hAnsiTheme="minorHAnsi" w:cstheme="minorHAnsi"/>
          <w:i/>
          <w:sz w:val="22"/>
          <w:szCs w:val="22"/>
        </w:rPr>
        <w:t xml:space="preserve"> physicians (n=1931)</w:t>
      </w:r>
    </w:p>
    <w:p w14:paraId="659532AE" w14:textId="2609AFD7" w:rsidR="0041163F" w:rsidRPr="007F576F" w:rsidRDefault="009E69DD" w:rsidP="0041163F">
      <w:pPr>
        <w:rPr>
          <w:rFonts w:asciiTheme="minorHAnsi" w:hAnsiTheme="minorHAnsi" w:cstheme="minorHAnsi"/>
          <w:iCs/>
          <w:sz w:val="22"/>
          <w:szCs w:val="22"/>
        </w:rPr>
      </w:pPr>
      <w:r w:rsidRPr="007F576F">
        <w:rPr>
          <w:rFonts w:asciiTheme="minorHAnsi" w:hAnsiTheme="minorHAnsi" w:cstheme="minorHAnsi"/>
          <w:i/>
          <w:noProof/>
          <w:sz w:val="22"/>
          <w:szCs w:val="22"/>
        </w:rPr>
        <w:drawing>
          <wp:inline distT="0" distB="0" distL="0" distR="0" wp14:anchorId="5CAB8E77" wp14:editId="3AE6AF2E">
            <wp:extent cx="5972810" cy="5300875"/>
            <wp:effectExtent l="12700" t="12700" r="8890" b="8255"/>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5300875"/>
                    </a:xfrm>
                    <a:prstGeom prst="rect">
                      <a:avLst/>
                    </a:prstGeom>
                    <a:ln>
                      <a:solidFill>
                        <a:srgbClr val="C00000"/>
                      </a:solidFill>
                    </a:ln>
                  </pic:spPr>
                </pic:pic>
              </a:graphicData>
            </a:graphic>
          </wp:inline>
        </w:drawing>
      </w:r>
    </w:p>
    <w:p w14:paraId="27C62BF5" w14:textId="3F0CD138" w:rsidR="0041163F" w:rsidRPr="007F576F" w:rsidRDefault="00364E45" w:rsidP="00364E45">
      <w:pPr>
        <w:rPr>
          <w:rFonts w:asciiTheme="minorHAnsi" w:hAnsiTheme="minorHAnsi" w:cstheme="minorHAnsi"/>
          <w:i/>
          <w:iCs/>
          <w:sz w:val="22"/>
          <w:szCs w:val="22"/>
        </w:rPr>
      </w:pPr>
      <w:r w:rsidRPr="007F576F">
        <w:rPr>
          <w:rFonts w:asciiTheme="minorHAnsi" w:hAnsiTheme="minorHAnsi" w:cstheme="minorHAnsi"/>
          <w:i/>
          <w:iCs/>
          <w:sz w:val="22"/>
          <w:szCs w:val="22"/>
        </w:rPr>
        <w:t xml:space="preserve">Forest plot of the association between individual and professional factors and poor sleep (PSQI &gt; 5) in physicians adjusted </w:t>
      </w:r>
      <w:proofErr w:type="spellStart"/>
      <w:r w:rsidRPr="007F576F">
        <w:rPr>
          <w:rFonts w:asciiTheme="minorHAnsi" w:hAnsiTheme="minorHAnsi" w:cstheme="minorHAnsi"/>
          <w:i/>
          <w:iCs/>
          <w:sz w:val="22"/>
          <w:szCs w:val="22"/>
        </w:rPr>
        <w:t>a</w:t>
      </w:r>
      <w:r w:rsidR="0041163F" w:rsidRPr="007F576F">
        <w:rPr>
          <w:rFonts w:asciiTheme="minorHAnsi" w:hAnsiTheme="minorHAnsi" w:cstheme="minorHAnsi"/>
          <w:i/>
          <w:iCs/>
          <w:sz w:val="22"/>
          <w:szCs w:val="22"/>
        </w:rPr>
        <w:t>djusted</w:t>
      </w:r>
      <w:proofErr w:type="spellEnd"/>
      <w:r w:rsidR="0041163F" w:rsidRPr="007F576F">
        <w:rPr>
          <w:rFonts w:asciiTheme="minorHAnsi" w:hAnsiTheme="minorHAnsi" w:cstheme="minorHAnsi"/>
          <w:i/>
          <w:iCs/>
          <w:sz w:val="22"/>
          <w:szCs w:val="22"/>
        </w:rPr>
        <w:t xml:space="preserve"> for age, sex, family caregiver, history of recurrent major depression, chronic illness, overweight/obesity, hard smoking, hazardous drinking, high coffee intake, physical activity, private sector, experience ≤ 12 months, </w:t>
      </w:r>
      <w:proofErr w:type="spellStart"/>
      <w:r w:rsidR="0041163F" w:rsidRPr="007F576F">
        <w:rPr>
          <w:rFonts w:asciiTheme="minorHAnsi" w:hAnsiTheme="minorHAnsi" w:cstheme="minorHAnsi"/>
          <w:i/>
          <w:iCs/>
          <w:sz w:val="22"/>
          <w:szCs w:val="22"/>
        </w:rPr>
        <w:t>nighttime</w:t>
      </w:r>
      <w:proofErr w:type="spellEnd"/>
      <w:r w:rsidR="0041163F" w:rsidRPr="007F576F">
        <w:rPr>
          <w:rFonts w:asciiTheme="minorHAnsi" w:hAnsiTheme="minorHAnsi" w:cstheme="minorHAnsi"/>
          <w:i/>
          <w:iCs/>
          <w:sz w:val="22"/>
          <w:szCs w:val="22"/>
        </w:rPr>
        <w:t xml:space="preserve"> work, fixed schedule, known schedule, the 10 dimensions of the JCQ, sustained workplace bullying, burnout and absenteeism.</w:t>
      </w:r>
      <w:r w:rsidRPr="007F576F">
        <w:rPr>
          <w:rFonts w:asciiTheme="minorHAnsi" w:hAnsiTheme="minorHAnsi" w:cstheme="minorHAnsi"/>
          <w:i/>
          <w:iCs/>
          <w:sz w:val="22"/>
          <w:szCs w:val="22"/>
        </w:rPr>
        <w:t xml:space="preserve"> </w:t>
      </w:r>
    </w:p>
    <w:p w14:paraId="78911B4F" w14:textId="77777777" w:rsidR="0041163F" w:rsidRPr="007F576F" w:rsidRDefault="0041163F" w:rsidP="0041163F">
      <w:pPr>
        <w:widowControl w:val="0"/>
        <w:autoSpaceDE w:val="0"/>
        <w:autoSpaceDN w:val="0"/>
        <w:adjustRightInd w:val="0"/>
        <w:rPr>
          <w:rFonts w:asciiTheme="minorHAnsi" w:hAnsiTheme="minorHAnsi" w:cstheme="minorHAnsi"/>
          <w:i/>
          <w:iCs/>
          <w:sz w:val="22"/>
          <w:szCs w:val="22"/>
        </w:rPr>
      </w:pPr>
    </w:p>
    <w:p w14:paraId="4F3298C0" w14:textId="5E0EA3B9" w:rsidR="00C41FAD" w:rsidRPr="007F576F" w:rsidRDefault="00C41FAD" w:rsidP="008A2324">
      <w:pPr>
        <w:widowControl w:val="0"/>
        <w:autoSpaceDE w:val="0"/>
        <w:autoSpaceDN w:val="0"/>
        <w:adjustRightInd w:val="0"/>
        <w:rPr>
          <w:rFonts w:asciiTheme="minorHAnsi" w:hAnsiTheme="minorHAnsi" w:cstheme="minorHAnsi"/>
          <w:i/>
          <w:iCs/>
          <w:sz w:val="22"/>
          <w:szCs w:val="22"/>
        </w:rPr>
      </w:pPr>
    </w:p>
    <w:sectPr w:rsidR="00C41FAD" w:rsidRPr="007F576F" w:rsidSect="008A2324">
      <w:headerReference w:type="even" r:id="rId19"/>
      <w:headerReference w:type="default" r:id="rId20"/>
      <w:footerReference w:type="even" r:id="rId21"/>
      <w:footerReference w:type="default" r:id="rId22"/>
      <w:headerReference w:type="first" r:id="rId23"/>
      <w:footerReference w:type="first" r:id="rId2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22433" w14:textId="77777777" w:rsidR="00802F74" w:rsidRDefault="00802F74">
      <w:r>
        <w:separator/>
      </w:r>
    </w:p>
  </w:endnote>
  <w:endnote w:type="continuationSeparator" w:id="0">
    <w:p w14:paraId="6BDD171F" w14:textId="77777777" w:rsidR="00802F74" w:rsidRDefault="00802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6992" w14:textId="77777777" w:rsidR="00945D40" w:rsidRDefault="004B49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45BAC" w14:textId="77777777" w:rsidR="00310A1C" w:rsidRDefault="004B498F" w:rsidP="007F69DB">
    <w:pPr>
      <w:pStyle w:val="Pieddepage"/>
      <w:tabs>
        <w:tab w:val="clear" w:pos="4320"/>
        <w:tab w:val="clear" w:pos="8640"/>
        <w:tab w:val="left" w:pos="1635"/>
      </w:tabs>
    </w:pPr>
    <w:sdt>
      <w:sdtPr>
        <w:id w:val="-1281487649"/>
        <w:docPartObj>
          <w:docPartGallery w:val="Page Numbers (Bottom of Page)"/>
          <w:docPartUnique/>
        </w:docPartObj>
      </w:sdtPr>
      <w:sdtEndPr>
        <w:rPr>
          <w:noProof/>
        </w:rPr>
      </w:sdtEndPr>
      <w:sdtContent>
        <w:r w:rsidR="00310A1C">
          <w:t xml:space="preserve">Page | </w:t>
        </w:r>
        <w:r w:rsidR="00310A1C">
          <w:fldChar w:fldCharType="begin"/>
        </w:r>
        <w:r w:rsidR="00310A1C">
          <w:instrText xml:space="preserve"> PAGE   \* MERGEFORMAT </w:instrText>
        </w:r>
        <w:r w:rsidR="00310A1C">
          <w:fldChar w:fldCharType="separate"/>
        </w:r>
        <w:r w:rsidR="00DF5F8C">
          <w:rPr>
            <w:noProof/>
          </w:rPr>
          <w:t>27</w:t>
        </w:r>
        <w:r w:rsidR="00310A1C">
          <w:rPr>
            <w:noProof/>
          </w:rPr>
          <w:fldChar w:fldCharType="end"/>
        </w:r>
      </w:sdtContent>
    </w:sdt>
    <w:r w:rsidR="00310A1C">
      <w:rPr>
        <w:noProof/>
      </w:rPr>
      <w:tab/>
    </w:r>
  </w:p>
  <w:p w14:paraId="276DA270" w14:textId="77777777" w:rsidR="00310A1C" w:rsidRDefault="00310A1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A22FE" w14:textId="77777777" w:rsidR="00945D40" w:rsidRDefault="004B49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E2B73" w14:textId="77777777" w:rsidR="00802F74" w:rsidRDefault="00802F74">
      <w:r>
        <w:separator/>
      </w:r>
    </w:p>
  </w:footnote>
  <w:footnote w:type="continuationSeparator" w:id="0">
    <w:p w14:paraId="787617F2" w14:textId="77777777" w:rsidR="00802F74" w:rsidRDefault="00802F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69084784"/>
      <w:docPartObj>
        <w:docPartGallery w:val="Page Numbers (Top of Page)"/>
        <w:docPartUnique/>
      </w:docPartObj>
    </w:sdtPr>
    <w:sdtEndPr>
      <w:rPr>
        <w:rStyle w:val="Numrodepage"/>
      </w:rPr>
    </w:sdtEndPr>
    <w:sdtContent>
      <w:p w14:paraId="55A2E125" w14:textId="08DDA928" w:rsidR="00530D4F" w:rsidRDefault="00530D4F" w:rsidP="007F05CA">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DC657B9" w14:textId="77777777" w:rsidR="00530D4F" w:rsidRDefault="00530D4F" w:rsidP="00530D4F">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813916202"/>
      <w:docPartObj>
        <w:docPartGallery w:val="Page Numbers (Top of Page)"/>
        <w:docPartUnique/>
      </w:docPartObj>
    </w:sdtPr>
    <w:sdtEndPr>
      <w:rPr>
        <w:rStyle w:val="Numrodepage"/>
      </w:rPr>
    </w:sdtEndPr>
    <w:sdtContent>
      <w:p w14:paraId="0AB1B5A5" w14:textId="0D4E07E1" w:rsidR="00530D4F" w:rsidRDefault="00530D4F" w:rsidP="007F05CA">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5D567859" w14:textId="08FDDAAA" w:rsidR="00644430" w:rsidRPr="00B3704D" w:rsidRDefault="00644430" w:rsidP="00644430">
    <w:pPr>
      <w:pStyle w:val="En-tte"/>
      <w:jc w:val="center"/>
      <w:rPr>
        <w:bCs/>
      </w:rPr>
    </w:pPr>
    <w:r w:rsidRPr="00B3704D">
      <w:rPr>
        <w:rFonts w:ascii="Arial" w:hAnsi="Arial" w:cs="Arial"/>
        <w:bCs/>
      </w:rPr>
      <w:t>Poor sleep is associated with work environment</w:t>
    </w:r>
  </w:p>
  <w:p w14:paraId="768D9449" w14:textId="77777777" w:rsidR="00530D4F" w:rsidRDefault="00530D4F" w:rsidP="00530D4F">
    <w:pPr>
      <w:pStyle w:val="En-tt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E1356" w14:textId="77777777" w:rsidR="00945D40" w:rsidRDefault="004B498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AAD7F" w14:textId="77777777" w:rsidR="00945D40" w:rsidRPr="00B3704D" w:rsidRDefault="00144C36" w:rsidP="00945D40">
    <w:pPr>
      <w:pStyle w:val="En-tte"/>
      <w:jc w:val="center"/>
      <w:rPr>
        <w:bCs/>
      </w:rPr>
    </w:pPr>
    <w:r w:rsidRPr="00B3704D">
      <w:rPr>
        <w:rFonts w:ascii="Arial" w:hAnsi="Arial" w:cs="Arial"/>
        <w:bCs/>
      </w:rPr>
      <w:t>Poor sleep is associated with work environment among French healthcare workers</w:t>
    </w:r>
  </w:p>
  <w:p w14:paraId="2B2EDA39" w14:textId="77777777" w:rsidR="00310A1C" w:rsidRPr="00570488" w:rsidRDefault="00310A1C" w:rsidP="00570488">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56DA" w14:textId="77777777" w:rsidR="00945D40" w:rsidRDefault="004B498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B32"/>
    <w:multiLevelType w:val="multilevel"/>
    <w:tmpl w:val="A06A97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D93D2E"/>
    <w:multiLevelType w:val="hybridMultilevel"/>
    <w:tmpl w:val="E356F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D24578"/>
    <w:multiLevelType w:val="hybridMultilevel"/>
    <w:tmpl w:val="9EB4DE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3E21725"/>
    <w:multiLevelType w:val="hybridMultilevel"/>
    <w:tmpl w:val="43FED2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5163A16"/>
    <w:multiLevelType w:val="hybridMultilevel"/>
    <w:tmpl w:val="5F362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C41025"/>
    <w:multiLevelType w:val="hybridMultilevel"/>
    <w:tmpl w:val="0CAC9C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40220C"/>
    <w:multiLevelType w:val="hybridMultilevel"/>
    <w:tmpl w:val="1540A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5A2B2D"/>
    <w:multiLevelType w:val="hybridMultilevel"/>
    <w:tmpl w:val="68F02D5C"/>
    <w:lvl w:ilvl="0" w:tplc="D93A07D2">
      <w:start w:val="2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095390"/>
    <w:multiLevelType w:val="hybridMultilevel"/>
    <w:tmpl w:val="F75A0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8FD2EE1"/>
    <w:multiLevelType w:val="hybridMultilevel"/>
    <w:tmpl w:val="6966D5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C0C1DA6"/>
    <w:multiLevelType w:val="hybridMultilevel"/>
    <w:tmpl w:val="5DA4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175D36"/>
    <w:multiLevelType w:val="hybridMultilevel"/>
    <w:tmpl w:val="386286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D520119"/>
    <w:multiLevelType w:val="hybridMultilevel"/>
    <w:tmpl w:val="450A082C"/>
    <w:lvl w:ilvl="0" w:tplc="DA6C02FE">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6945791">
    <w:abstractNumId w:val="3"/>
  </w:num>
  <w:num w:numId="2" w16cid:durableId="267279310">
    <w:abstractNumId w:val="4"/>
  </w:num>
  <w:num w:numId="3" w16cid:durableId="943998237">
    <w:abstractNumId w:val="12"/>
  </w:num>
  <w:num w:numId="4" w16cid:durableId="2035644368">
    <w:abstractNumId w:val="0"/>
  </w:num>
  <w:num w:numId="5" w16cid:durableId="163280994">
    <w:abstractNumId w:val="7"/>
  </w:num>
  <w:num w:numId="6" w16cid:durableId="354580512">
    <w:abstractNumId w:val="1"/>
  </w:num>
  <w:num w:numId="7" w16cid:durableId="126513544">
    <w:abstractNumId w:val="6"/>
  </w:num>
  <w:num w:numId="8" w16cid:durableId="472407984">
    <w:abstractNumId w:val="5"/>
  </w:num>
  <w:num w:numId="9" w16cid:durableId="375009429">
    <w:abstractNumId w:val="10"/>
  </w:num>
  <w:num w:numId="10" w16cid:durableId="556360155">
    <w:abstractNumId w:val="9"/>
  </w:num>
  <w:num w:numId="11" w16cid:durableId="147401803">
    <w:abstractNumId w:val="11"/>
  </w:num>
  <w:num w:numId="12" w16cid:durableId="1119564067">
    <w:abstractNumId w:val="8"/>
  </w:num>
  <w:num w:numId="13" w16cid:durableId="10770226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illaume Fond">
    <w15:presenceInfo w15:providerId="None" w15:userId="Guillaume Fo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977"/>
    <w:rsid w:val="00002102"/>
    <w:rsid w:val="00002BBF"/>
    <w:rsid w:val="00004692"/>
    <w:rsid w:val="00011A83"/>
    <w:rsid w:val="00013642"/>
    <w:rsid w:val="00016BD1"/>
    <w:rsid w:val="00022AA9"/>
    <w:rsid w:val="000230F4"/>
    <w:rsid w:val="0002609D"/>
    <w:rsid w:val="00027A43"/>
    <w:rsid w:val="00031B5F"/>
    <w:rsid w:val="00032302"/>
    <w:rsid w:val="00033C03"/>
    <w:rsid w:val="00035FBD"/>
    <w:rsid w:val="00040412"/>
    <w:rsid w:val="0004187D"/>
    <w:rsid w:val="000445F5"/>
    <w:rsid w:val="000463B9"/>
    <w:rsid w:val="00050B0E"/>
    <w:rsid w:val="00051696"/>
    <w:rsid w:val="0005212F"/>
    <w:rsid w:val="00061495"/>
    <w:rsid w:val="00061D95"/>
    <w:rsid w:val="00061F29"/>
    <w:rsid w:val="00070504"/>
    <w:rsid w:val="00071912"/>
    <w:rsid w:val="00073FCB"/>
    <w:rsid w:val="00074491"/>
    <w:rsid w:val="000746B5"/>
    <w:rsid w:val="00077657"/>
    <w:rsid w:val="00082823"/>
    <w:rsid w:val="0009108A"/>
    <w:rsid w:val="00092858"/>
    <w:rsid w:val="00092EE9"/>
    <w:rsid w:val="000933B8"/>
    <w:rsid w:val="00095233"/>
    <w:rsid w:val="00097715"/>
    <w:rsid w:val="000A27E7"/>
    <w:rsid w:val="000A5D5A"/>
    <w:rsid w:val="000B1E27"/>
    <w:rsid w:val="000B3D09"/>
    <w:rsid w:val="000B4F33"/>
    <w:rsid w:val="000B533C"/>
    <w:rsid w:val="000B62A7"/>
    <w:rsid w:val="000B702E"/>
    <w:rsid w:val="000C2508"/>
    <w:rsid w:val="000C2FBA"/>
    <w:rsid w:val="000C54C8"/>
    <w:rsid w:val="000C6E04"/>
    <w:rsid w:val="000D1229"/>
    <w:rsid w:val="000D2DAE"/>
    <w:rsid w:val="000D72A5"/>
    <w:rsid w:val="000D7796"/>
    <w:rsid w:val="000D7C65"/>
    <w:rsid w:val="000F1CDB"/>
    <w:rsid w:val="000F745B"/>
    <w:rsid w:val="000F7578"/>
    <w:rsid w:val="0010090A"/>
    <w:rsid w:val="00103077"/>
    <w:rsid w:val="001031D4"/>
    <w:rsid w:val="001106F6"/>
    <w:rsid w:val="00110833"/>
    <w:rsid w:val="0011404A"/>
    <w:rsid w:val="0011493F"/>
    <w:rsid w:val="00117ECA"/>
    <w:rsid w:val="00126155"/>
    <w:rsid w:val="00126BC0"/>
    <w:rsid w:val="00133BF6"/>
    <w:rsid w:val="0014398A"/>
    <w:rsid w:val="00144C36"/>
    <w:rsid w:val="00152AA5"/>
    <w:rsid w:val="00155D2F"/>
    <w:rsid w:val="00156008"/>
    <w:rsid w:val="001574C3"/>
    <w:rsid w:val="001604DD"/>
    <w:rsid w:val="001705A3"/>
    <w:rsid w:val="001728C7"/>
    <w:rsid w:val="00176E41"/>
    <w:rsid w:val="00177BD3"/>
    <w:rsid w:val="00180C7E"/>
    <w:rsid w:val="00181202"/>
    <w:rsid w:val="00183136"/>
    <w:rsid w:val="00186A79"/>
    <w:rsid w:val="001A1F9C"/>
    <w:rsid w:val="001B305E"/>
    <w:rsid w:val="001B5384"/>
    <w:rsid w:val="001C2B47"/>
    <w:rsid w:val="001C2BA3"/>
    <w:rsid w:val="001C4908"/>
    <w:rsid w:val="001C57E9"/>
    <w:rsid w:val="001C6EA6"/>
    <w:rsid w:val="001D3529"/>
    <w:rsid w:val="001E1F5E"/>
    <w:rsid w:val="001E2A17"/>
    <w:rsid w:val="001E341F"/>
    <w:rsid w:val="001F072C"/>
    <w:rsid w:val="001F2BD3"/>
    <w:rsid w:val="001F5C6C"/>
    <w:rsid w:val="001F7F89"/>
    <w:rsid w:val="00201F72"/>
    <w:rsid w:val="00202DCF"/>
    <w:rsid w:val="00202ED1"/>
    <w:rsid w:val="0020347D"/>
    <w:rsid w:val="00213453"/>
    <w:rsid w:val="002135E1"/>
    <w:rsid w:val="002143F3"/>
    <w:rsid w:val="00214AE8"/>
    <w:rsid w:val="002268B3"/>
    <w:rsid w:val="00231073"/>
    <w:rsid w:val="0023147F"/>
    <w:rsid w:val="00232669"/>
    <w:rsid w:val="00236A6E"/>
    <w:rsid w:val="0023769E"/>
    <w:rsid w:val="002430E8"/>
    <w:rsid w:val="00243EA8"/>
    <w:rsid w:val="00244E4E"/>
    <w:rsid w:val="002459C6"/>
    <w:rsid w:val="00252670"/>
    <w:rsid w:val="00252977"/>
    <w:rsid w:val="00255895"/>
    <w:rsid w:val="002561F1"/>
    <w:rsid w:val="0026274C"/>
    <w:rsid w:val="002633D3"/>
    <w:rsid w:val="0026558B"/>
    <w:rsid w:val="00265772"/>
    <w:rsid w:val="002673FB"/>
    <w:rsid w:val="00267C28"/>
    <w:rsid w:val="0027131C"/>
    <w:rsid w:val="00271696"/>
    <w:rsid w:val="002728CB"/>
    <w:rsid w:val="0027478E"/>
    <w:rsid w:val="0027491E"/>
    <w:rsid w:val="00276C1C"/>
    <w:rsid w:val="00280741"/>
    <w:rsid w:val="002831A0"/>
    <w:rsid w:val="00284735"/>
    <w:rsid w:val="00284FA2"/>
    <w:rsid w:val="002917C4"/>
    <w:rsid w:val="00297580"/>
    <w:rsid w:val="002A0E71"/>
    <w:rsid w:val="002A37D1"/>
    <w:rsid w:val="002A51FD"/>
    <w:rsid w:val="002B2837"/>
    <w:rsid w:val="002B28C3"/>
    <w:rsid w:val="002B360C"/>
    <w:rsid w:val="002B70D8"/>
    <w:rsid w:val="002B7E38"/>
    <w:rsid w:val="002C32E4"/>
    <w:rsid w:val="002C3F9D"/>
    <w:rsid w:val="002C4C17"/>
    <w:rsid w:val="002C76E2"/>
    <w:rsid w:val="002D2753"/>
    <w:rsid w:val="002D2DDD"/>
    <w:rsid w:val="002D5A5E"/>
    <w:rsid w:val="002D644C"/>
    <w:rsid w:val="002E7BEF"/>
    <w:rsid w:val="002F0E47"/>
    <w:rsid w:val="002F1602"/>
    <w:rsid w:val="002F1D4F"/>
    <w:rsid w:val="002F2AD7"/>
    <w:rsid w:val="002F6D5E"/>
    <w:rsid w:val="002F78BE"/>
    <w:rsid w:val="003014E0"/>
    <w:rsid w:val="00310A1C"/>
    <w:rsid w:val="003116C6"/>
    <w:rsid w:val="00315235"/>
    <w:rsid w:val="00320613"/>
    <w:rsid w:val="00324C1A"/>
    <w:rsid w:val="00334942"/>
    <w:rsid w:val="00336419"/>
    <w:rsid w:val="00336E7B"/>
    <w:rsid w:val="00341AD3"/>
    <w:rsid w:val="00341D98"/>
    <w:rsid w:val="00344254"/>
    <w:rsid w:val="00356D5F"/>
    <w:rsid w:val="00363D39"/>
    <w:rsid w:val="00364E45"/>
    <w:rsid w:val="00370601"/>
    <w:rsid w:val="003706AD"/>
    <w:rsid w:val="00374C00"/>
    <w:rsid w:val="00376714"/>
    <w:rsid w:val="0038146C"/>
    <w:rsid w:val="00383DDB"/>
    <w:rsid w:val="0038405B"/>
    <w:rsid w:val="0038456C"/>
    <w:rsid w:val="00385C2D"/>
    <w:rsid w:val="00386118"/>
    <w:rsid w:val="00396011"/>
    <w:rsid w:val="003A23CB"/>
    <w:rsid w:val="003A2DF9"/>
    <w:rsid w:val="003B0AFF"/>
    <w:rsid w:val="003B2194"/>
    <w:rsid w:val="003B2433"/>
    <w:rsid w:val="003B4113"/>
    <w:rsid w:val="003C3EDE"/>
    <w:rsid w:val="003C5602"/>
    <w:rsid w:val="003C6ABB"/>
    <w:rsid w:val="003C6AFB"/>
    <w:rsid w:val="003E3A93"/>
    <w:rsid w:val="003E475D"/>
    <w:rsid w:val="003E6427"/>
    <w:rsid w:val="003F3240"/>
    <w:rsid w:val="003F422E"/>
    <w:rsid w:val="003F4B89"/>
    <w:rsid w:val="003F51E1"/>
    <w:rsid w:val="003F5836"/>
    <w:rsid w:val="003F7967"/>
    <w:rsid w:val="004002DA"/>
    <w:rsid w:val="00402A29"/>
    <w:rsid w:val="004054E1"/>
    <w:rsid w:val="00406BED"/>
    <w:rsid w:val="00410722"/>
    <w:rsid w:val="0041163F"/>
    <w:rsid w:val="0041332A"/>
    <w:rsid w:val="00414087"/>
    <w:rsid w:val="00416EE1"/>
    <w:rsid w:val="004363F6"/>
    <w:rsid w:val="00436850"/>
    <w:rsid w:val="00441183"/>
    <w:rsid w:val="0044126F"/>
    <w:rsid w:val="00443140"/>
    <w:rsid w:val="00447955"/>
    <w:rsid w:val="00453253"/>
    <w:rsid w:val="00453FF7"/>
    <w:rsid w:val="004577E6"/>
    <w:rsid w:val="00463FD5"/>
    <w:rsid w:val="00466EF4"/>
    <w:rsid w:val="0046728F"/>
    <w:rsid w:val="00470811"/>
    <w:rsid w:val="00471213"/>
    <w:rsid w:val="00472639"/>
    <w:rsid w:val="00473275"/>
    <w:rsid w:val="00475EBF"/>
    <w:rsid w:val="0047680D"/>
    <w:rsid w:val="00495BE2"/>
    <w:rsid w:val="00496627"/>
    <w:rsid w:val="004A0B3D"/>
    <w:rsid w:val="004A4027"/>
    <w:rsid w:val="004B1496"/>
    <w:rsid w:val="004B1F79"/>
    <w:rsid w:val="004B6B75"/>
    <w:rsid w:val="004C26F8"/>
    <w:rsid w:val="004C6882"/>
    <w:rsid w:val="004D78D1"/>
    <w:rsid w:val="004E2815"/>
    <w:rsid w:val="004F2170"/>
    <w:rsid w:val="00501E06"/>
    <w:rsid w:val="00505006"/>
    <w:rsid w:val="005069FA"/>
    <w:rsid w:val="005100FB"/>
    <w:rsid w:val="00511BD3"/>
    <w:rsid w:val="00513D18"/>
    <w:rsid w:val="00514A53"/>
    <w:rsid w:val="00515587"/>
    <w:rsid w:val="005176C3"/>
    <w:rsid w:val="005240C7"/>
    <w:rsid w:val="005300C1"/>
    <w:rsid w:val="00530D4F"/>
    <w:rsid w:val="005362B3"/>
    <w:rsid w:val="0053630F"/>
    <w:rsid w:val="00541D8E"/>
    <w:rsid w:val="00553DB9"/>
    <w:rsid w:val="00553E48"/>
    <w:rsid w:val="00554F7B"/>
    <w:rsid w:val="005556DF"/>
    <w:rsid w:val="0055618B"/>
    <w:rsid w:val="0055697F"/>
    <w:rsid w:val="00561304"/>
    <w:rsid w:val="00564BF3"/>
    <w:rsid w:val="00566863"/>
    <w:rsid w:val="00566FF2"/>
    <w:rsid w:val="00570488"/>
    <w:rsid w:val="005709DC"/>
    <w:rsid w:val="005740CC"/>
    <w:rsid w:val="00576232"/>
    <w:rsid w:val="0058467C"/>
    <w:rsid w:val="00587B32"/>
    <w:rsid w:val="005925E6"/>
    <w:rsid w:val="005A080B"/>
    <w:rsid w:val="005A17D2"/>
    <w:rsid w:val="005A189E"/>
    <w:rsid w:val="005A1B0B"/>
    <w:rsid w:val="005A2DFC"/>
    <w:rsid w:val="005B1829"/>
    <w:rsid w:val="005B412A"/>
    <w:rsid w:val="005B44B1"/>
    <w:rsid w:val="005C0CD6"/>
    <w:rsid w:val="005C2426"/>
    <w:rsid w:val="005C335F"/>
    <w:rsid w:val="005C3543"/>
    <w:rsid w:val="005C37C2"/>
    <w:rsid w:val="005C37D1"/>
    <w:rsid w:val="005C5BFC"/>
    <w:rsid w:val="005C7A2C"/>
    <w:rsid w:val="005D0B77"/>
    <w:rsid w:val="005D0C67"/>
    <w:rsid w:val="005D1FCD"/>
    <w:rsid w:val="005D2939"/>
    <w:rsid w:val="005D70F4"/>
    <w:rsid w:val="005E3807"/>
    <w:rsid w:val="005E4FE0"/>
    <w:rsid w:val="005F5BAA"/>
    <w:rsid w:val="005F63B4"/>
    <w:rsid w:val="005F77BC"/>
    <w:rsid w:val="0060027F"/>
    <w:rsid w:val="00600937"/>
    <w:rsid w:val="00603A1F"/>
    <w:rsid w:val="0060776F"/>
    <w:rsid w:val="00607ACC"/>
    <w:rsid w:val="00611424"/>
    <w:rsid w:val="0061271B"/>
    <w:rsid w:val="00615A73"/>
    <w:rsid w:val="00620374"/>
    <w:rsid w:val="00623C21"/>
    <w:rsid w:val="00627D14"/>
    <w:rsid w:val="00627D94"/>
    <w:rsid w:val="006360D0"/>
    <w:rsid w:val="006372B6"/>
    <w:rsid w:val="00640FE3"/>
    <w:rsid w:val="0064362D"/>
    <w:rsid w:val="006439DC"/>
    <w:rsid w:val="00644430"/>
    <w:rsid w:val="00646D36"/>
    <w:rsid w:val="00647AF4"/>
    <w:rsid w:val="0065694E"/>
    <w:rsid w:val="00664AF4"/>
    <w:rsid w:val="00665B59"/>
    <w:rsid w:val="0066698B"/>
    <w:rsid w:val="00673E51"/>
    <w:rsid w:val="00687329"/>
    <w:rsid w:val="00693A49"/>
    <w:rsid w:val="00697455"/>
    <w:rsid w:val="006A7219"/>
    <w:rsid w:val="006B1195"/>
    <w:rsid w:val="006B2B5D"/>
    <w:rsid w:val="006B4104"/>
    <w:rsid w:val="006C3072"/>
    <w:rsid w:val="006C312A"/>
    <w:rsid w:val="006C572B"/>
    <w:rsid w:val="006D1BCA"/>
    <w:rsid w:val="006D68E6"/>
    <w:rsid w:val="006D6A92"/>
    <w:rsid w:val="006E7584"/>
    <w:rsid w:val="006F54F5"/>
    <w:rsid w:val="006F5A02"/>
    <w:rsid w:val="006F6A8E"/>
    <w:rsid w:val="006F76E1"/>
    <w:rsid w:val="00710E68"/>
    <w:rsid w:val="007112BE"/>
    <w:rsid w:val="007123EB"/>
    <w:rsid w:val="00712ADE"/>
    <w:rsid w:val="00714601"/>
    <w:rsid w:val="007150D5"/>
    <w:rsid w:val="00717CA6"/>
    <w:rsid w:val="00720765"/>
    <w:rsid w:val="00725EEA"/>
    <w:rsid w:val="00726A0B"/>
    <w:rsid w:val="0073325E"/>
    <w:rsid w:val="00733B1F"/>
    <w:rsid w:val="0073651E"/>
    <w:rsid w:val="00736B56"/>
    <w:rsid w:val="00740014"/>
    <w:rsid w:val="00747D48"/>
    <w:rsid w:val="00751B7B"/>
    <w:rsid w:val="00754450"/>
    <w:rsid w:val="0075469D"/>
    <w:rsid w:val="00756BF7"/>
    <w:rsid w:val="00767138"/>
    <w:rsid w:val="00767788"/>
    <w:rsid w:val="00774ADA"/>
    <w:rsid w:val="00776269"/>
    <w:rsid w:val="00776D11"/>
    <w:rsid w:val="00776EB0"/>
    <w:rsid w:val="00777B60"/>
    <w:rsid w:val="00777E9D"/>
    <w:rsid w:val="00781088"/>
    <w:rsid w:val="00781B23"/>
    <w:rsid w:val="007824F9"/>
    <w:rsid w:val="00786D28"/>
    <w:rsid w:val="00787161"/>
    <w:rsid w:val="00792A16"/>
    <w:rsid w:val="0079325F"/>
    <w:rsid w:val="007A0FC0"/>
    <w:rsid w:val="007A12BE"/>
    <w:rsid w:val="007A50D4"/>
    <w:rsid w:val="007B0A5B"/>
    <w:rsid w:val="007B2319"/>
    <w:rsid w:val="007B7964"/>
    <w:rsid w:val="007B7D17"/>
    <w:rsid w:val="007C3589"/>
    <w:rsid w:val="007C3B76"/>
    <w:rsid w:val="007C7B08"/>
    <w:rsid w:val="007D1CA0"/>
    <w:rsid w:val="007D7DBC"/>
    <w:rsid w:val="007E0C85"/>
    <w:rsid w:val="007E18C8"/>
    <w:rsid w:val="007E1F46"/>
    <w:rsid w:val="007E3C27"/>
    <w:rsid w:val="007E7E95"/>
    <w:rsid w:val="007F0C6E"/>
    <w:rsid w:val="007F300C"/>
    <w:rsid w:val="007F576F"/>
    <w:rsid w:val="007F6137"/>
    <w:rsid w:val="007F67F9"/>
    <w:rsid w:val="007F69DB"/>
    <w:rsid w:val="0080097F"/>
    <w:rsid w:val="00802F74"/>
    <w:rsid w:val="00803051"/>
    <w:rsid w:val="0081210A"/>
    <w:rsid w:val="00817666"/>
    <w:rsid w:val="008179C1"/>
    <w:rsid w:val="00823788"/>
    <w:rsid w:val="00826553"/>
    <w:rsid w:val="00827BCE"/>
    <w:rsid w:val="008328F7"/>
    <w:rsid w:val="00836576"/>
    <w:rsid w:val="00842206"/>
    <w:rsid w:val="0084370B"/>
    <w:rsid w:val="0084455C"/>
    <w:rsid w:val="008460DB"/>
    <w:rsid w:val="0085144E"/>
    <w:rsid w:val="00853BF6"/>
    <w:rsid w:val="0085762E"/>
    <w:rsid w:val="00867CFD"/>
    <w:rsid w:val="00880CA6"/>
    <w:rsid w:val="00881A9F"/>
    <w:rsid w:val="0088487A"/>
    <w:rsid w:val="00886B46"/>
    <w:rsid w:val="008877E7"/>
    <w:rsid w:val="008A1A4A"/>
    <w:rsid w:val="008A2324"/>
    <w:rsid w:val="008A5E2E"/>
    <w:rsid w:val="008B768F"/>
    <w:rsid w:val="008B7C17"/>
    <w:rsid w:val="008C0CDC"/>
    <w:rsid w:val="008D1CC8"/>
    <w:rsid w:val="008D31B9"/>
    <w:rsid w:val="008D35E6"/>
    <w:rsid w:val="008D3EA4"/>
    <w:rsid w:val="008D66FE"/>
    <w:rsid w:val="008E1D1F"/>
    <w:rsid w:val="008E61AA"/>
    <w:rsid w:val="009036A8"/>
    <w:rsid w:val="00904CB4"/>
    <w:rsid w:val="00912B3F"/>
    <w:rsid w:val="00914944"/>
    <w:rsid w:val="00915932"/>
    <w:rsid w:val="009215A2"/>
    <w:rsid w:val="00922724"/>
    <w:rsid w:val="00926D84"/>
    <w:rsid w:val="00934A44"/>
    <w:rsid w:val="00937DD3"/>
    <w:rsid w:val="009445D0"/>
    <w:rsid w:val="0094563D"/>
    <w:rsid w:val="009513EF"/>
    <w:rsid w:val="009514FD"/>
    <w:rsid w:val="00953E32"/>
    <w:rsid w:val="009608D8"/>
    <w:rsid w:val="00961787"/>
    <w:rsid w:val="00964548"/>
    <w:rsid w:val="00964CE8"/>
    <w:rsid w:val="00965A83"/>
    <w:rsid w:val="00966D4A"/>
    <w:rsid w:val="009728CF"/>
    <w:rsid w:val="00973804"/>
    <w:rsid w:val="0097420A"/>
    <w:rsid w:val="00974AA7"/>
    <w:rsid w:val="00977981"/>
    <w:rsid w:val="009814CF"/>
    <w:rsid w:val="00981D2A"/>
    <w:rsid w:val="00984716"/>
    <w:rsid w:val="00984D46"/>
    <w:rsid w:val="00993F09"/>
    <w:rsid w:val="00997478"/>
    <w:rsid w:val="0099779C"/>
    <w:rsid w:val="009A0DDF"/>
    <w:rsid w:val="009A1627"/>
    <w:rsid w:val="009A5E22"/>
    <w:rsid w:val="009A7C0D"/>
    <w:rsid w:val="009B2AC5"/>
    <w:rsid w:val="009C5D51"/>
    <w:rsid w:val="009D0C35"/>
    <w:rsid w:val="009D22F5"/>
    <w:rsid w:val="009E296F"/>
    <w:rsid w:val="009E3C3E"/>
    <w:rsid w:val="009E69DD"/>
    <w:rsid w:val="009E735E"/>
    <w:rsid w:val="009F4C1B"/>
    <w:rsid w:val="009F5EAE"/>
    <w:rsid w:val="00A001EE"/>
    <w:rsid w:val="00A01539"/>
    <w:rsid w:val="00A03243"/>
    <w:rsid w:val="00A03F49"/>
    <w:rsid w:val="00A05500"/>
    <w:rsid w:val="00A063C7"/>
    <w:rsid w:val="00A107AC"/>
    <w:rsid w:val="00A12E75"/>
    <w:rsid w:val="00A15E83"/>
    <w:rsid w:val="00A17F89"/>
    <w:rsid w:val="00A24097"/>
    <w:rsid w:val="00A367F7"/>
    <w:rsid w:val="00A368AB"/>
    <w:rsid w:val="00A418A5"/>
    <w:rsid w:val="00A516D4"/>
    <w:rsid w:val="00A51985"/>
    <w:rsid w:val="00A51D59"/>
    <w:rsid w:val="00A55587"/>
    <w:rsid w:val="00A55FE7"/>
    <w:rsid w:val="00A563A1"/>
    <w:rsid w:val="00A570E3"/>
    <w:rsid w:val="00A57FC4"/>
    <w:rsid w:val="00A61A92"/>
    <w:rsid w:val="00A64555"/>
    <w:rsid w:val="00A65233"/>
    <w:rsid w:val="00A70AD7"/>
    <w:rsid w:val="00A723E9"/>
    <w:rsid w:val="00A7352B"/>
    <w:rsid w:val="00A75AD2"/>
    <w:rsid w:val="00A83C69"/>
    <w:rsid w:val="00A84F59"/>
    <w:rsid w:val="00A90CF9"/>
    <w:rsid w:val="00A97389"/>
    <w:rsid w:val="00A973F1"/>
    <w:rsid w:val="00A97CDD"/>
    <w:rsid w:val="00AA7FBA"/>
    <w:rsid w:val="00AB0A88"/>
    <w:rsid w:val="00AB228D"/>
    <w:rsid w:val="00AB55C0"/>
    <w:rsid w:val="00AB77D4"/>
    <w:rsid w:val="00AB7950"/>
    <w:rsid w:val="00AB7E9A"/>
    <w:rsid w:val="00AC0B37"/>
    <w:rsid w:val="00AC3682"/>
    <w:rsid w:val="00AD046A"/>
    <w:rsid w:val="00AD2535"/>
    <w:rsid w:val="00AD45C5"/>
    <w:rsid w:val="00AD505B"/>
    <w:rsid w:val="00AE37E3"/>
    <w:rsid w:val="00AE54D6"/>
    <w:rsid w:val="00AE5BAD"/>
    <w:rsid w:val="00AE5BE5"/>
    <w:rsid w:val="00AF1335"/>
    <w:rsid w:val="00AF1E60"/>
    <w:rsid w:val="00AF6E4E"/>
    <w:rsid w:val="00B01D80"/>
    <w:rsid w:val="00B03407"/>
    <w:rsid w:val="00B04D27"/>
    <w:rsid w:val="00B062F0"/>
    <w:rsid w:val="00B118B7"/>
    <w:rsid w:val="00B14E6C"/>
    <w:rsid w:val="00B14EDD"/>
    <w:rsid w:val="00B204F6"/>
    <w:rsid w:val="00B309F7"/>
    <w:rsid w:val="00B32B88"/>
    <w:rsid w:val="00B330AA"/>
    <w:rsid w:val="00B33F80"/>
    <w:rsid w:val="00B416FA"/>
    <w:rsid w:val="00B41ED7"/>
    <w:rsid w:val="00B51587"/>
    <w:rsid w:val="00B517C3"/>
    <w:rsid w:val="00B54F52"/>
    <w:rsid w:val="00B55FB8"/>
    <w:rsid w:val="00B63ACC"/>
    <w:rsid w:val="00B703D6"/>
    <w:rsid w:val="00B75319"/>
    <w:rsid w:val="00B7574E"/>
    <w:rsid w:val="00B75AA3"/>
    <w:rsid w:val="00B7711C"/>
    <w:rsid w:val="00B77D49"/>
    <w:rsid w:val="00B80778"/>
    <w:rsid w:val="00B84224"/>
    <w:rsid w:val="00B86E88"/>
    <w:rsid w:val="00B87677"/>
    <w:rsid w:val="00B87964"/>
    <w:rsid w:val="00B90EB9"/>
    <w:rsid w:val="00B93665"/>
    <w:rsid w:val="00B95CDD"/>
    <w:rsid w:val="00B96149"/>
    <w:rsid w:val="00BA410A"/>
    <w:rsid w:val="00BA5963"/>
    <w:rsid w:val="00BB0811"/>
    <w:rsid w:val="00BB1D89"/>
    <w:rsid w:val="00BB21A7"/>
    <w:rsid w:val="00BB6699"/>
    <w:rsid w:val="00BC25CF"/>
    <w:rsid w:val="00BC3DD6"/>
    <w:rsid w:val="00BC4DD2"/>
    <w:rsid w:val="00BC5B94"/>
    <w:rsid w:val="00BD4C68"/>
    <w:rsid w:val="00BD5B7C"/>
    <w:rsid w:val="00BD6021"/>
    <w:rsid w:val="00BD6622"/>
    <w:rsid w:val="00BD76C7"/>
    <w:rsid w:val="00BD79F4"/>
    <w:rsid w:val="00BD7B52"/>
    <w:rsid w:val="00BE3133"/>
    <w:rsid w:val="00BE7FDB"/>
    <w:rsid w:val="00BF13DE"/>
    <w:rsid w:val="00BF4371"/>
    <w:rsid w:val="00C02477"/>
    <w:rsid w:val="00C0281C"/>
    <w:rsid w:val="00C03400"/>
    <w:rsid w:val="00C036D7"/>
    <w:rsid w:val="00C05066"/>
    <w:rsid w:val="00C05361"/>
    <w:rsid w:val="00C05691"/>
    <w:rsid w:val="00C065CB"/>
    <w:rsid w:val="00C066F1"/>
    <w:rsid w:val="00C0787A"/>
    <w:rsid w:val="00C1079D"/>
    <w:rsid w:val="00C115E7"/>
    <w:rsid w:val="00C20C8F"/>
    <w:rsid w:val="00C237B2"/>
    <w:rsid w:val="00C26312"/>
    <w:rsid w:val="00C30673"/>
    <w:rsid w:val="00C30A19"/>
    <w:rsid w:val="00C348E1"/>
    <w:rsid w:val="00C3563A"/>
    <w:rsid w:val="00C412AF"/>
    <w:rsid w:val="00C41FAD"/>
    <w:rsid w:val="00C426AA"/>
    <w:rsid w:val="00C44622"/>
    <w:rsid w:val="00C447C2"/>
    <w:rsid w:val="00C54CB3"/>
    <w:rsid w:val="00C567F3"/>
    <w:rsid w:val="00C56A86"/>
    <w:rsid w:val="00C630AD"/>
    <w:rsid w:val="00C66D05"/>
    <w:rsid w:val="00C6732C"/>
    <w:rsid w:val="00C716DC"/>
    <w:rsid w:val="00C72AAC"/>
    <w:rsid w:val="00C7322F"/>
    <w:rsid w:val="00C75A9F"/>
    <w:rsid w:val="00C764DE"/>
    <w:rsid w:val="00C775FC"/>
    <w:rsid w:val="00C84FD0"/>
    <w:rsid w:val="00C93B50"/>
    <w:rsid w:val="00CA386D"/>
    <w:rsid w:val="00CA61EF"/>
    <w:rsid w:val="00CB15F4"/>
    <w:rsid w:val="00CB24B9"/>
    <w:rsid w:val="00CB35F0"/>
    <w:rsid w:val="00CB4346"/>
    <w:rsid w:val="00CB4D66"/>
    <w:rsid w:val="00CB7C8F"/>
    <w:rsid w:val="00CC1743"/>
    <w:rsid w:val="00CC5831"/>
    <w:rsid w:val="00CD3C4E"/>
    <w:rsid w:val="00CD70E1"/>
    <w:rsid w:val="00CD7E2F"/>
    <w:rsid w:val="00CE0500"/>
    <w:rsid w:val="00CE2AA5"/>
    <w:rsid w:val="00CE3728"/>
    <w:rsid w:val="00CF010E"/>
    <w:rsid w:val="00CF1533"/>
    <w:rsid w:val="00CF4CCE"/>
    <w:rsid w:val="00CF5E61"/>
    <w:rsid w:val="00CF7D46"/>
    <w:rsid w:val="00D01193"/>
    <w:rsid w:val="00D053C9"/>
    <w:rsid w:val="00D2094E"/>
    <w:rsid w:val="00D21686"/>
    <w:rsid w:val="00D22BDF"/>
    <w:rsid w:val="00D331E5"/>
    <w:rsid w:val="00D34006"/>
    <w:rsid w:val="00D3567B"/>
    <w:rsid w:val="00D35D02"/>
    <w:rsid w:val="00D3745F"/>
    <w:rsid w:val="00D418CE"/>
    <w:rsid w:val="00D45135"/>
    <w:rsid w:val="00D45F2E"/>
    <w:rsid w:val="00D46EB8"/>
    <w:rsid w:val="00D50D16"/>
    <w:rsid w:val="00D52677"/>
    <w:rsid w:val="00D57B69"/>
    <w:rsid w:val="00D62248"/>
    <w:rsid w:val="00D65D40"/>
    <w:rsid w:val="00D90B2D"/>
    <w:rsid w:val="00D92FE1"/>
    <w:rsid w:val="00DA215D"/>
    <w:rsid w:val="00DA2FB6"/>
    <w:rsid w:val="00DB04A0"/>
    <w:rsid w:val="00DB0AAF"/>
    <w:rsid w:val="00DB1417"/>
    <w:rsid w:val="00DB595D"/>
    <w:rsid w:val="00DC1150"/>
    <w:rsid w:val="00DC2990"/>
    <w:rsid w:val="00DC3418"/>
    <w:rsid w:val="00DD557C"/>
    <w:rsid w:val="00DE162D"/>
    <w:rsid w:val="00DE2C05"/>
    <w:rsid w:val="00DE5BAF"/>
    <w:rsid w:val="00DE6A43"/>
    <w:rsid w:val="00DE6E37"/>
    <w:rsid w:val="00DF2912"/>
    <w:rsid w:val="00DF5F8C"/>
    <w:rsid w:val="00E00A81"/>
    <w:rsid w:val="00E02218"/>
    <w:rsid w:val="00E044B6"/>
    <w:rsid w:val="00E0467F"/>
    <w:rsid w:val="00E131E3"/>
    <w:rsid w:val="00E1510F"/>
    <w:rsid w:val="00E16C52"/>
    <w:rsid w:val="00E2041B"/>
    <w:rsid w:val="00E23128"/>
    <w:rsid w:val="00E271BE"/>
    <w:rsid w:val="00E3026D"/>
    <w:rsid w:val="00E32277"/>
    <w:rsid w:val="00E417AF"/>
    <w:rsid w:val="00E426C5"/>
    <w:rsid w:val="00E43111"/>
    <w:rsid w:val="00E4408C"/>
    <w:rsid w:val="00E44193"/>
    <w:rsid w:val="00E444B9"/>
    <w:rsid w:val="00E45567"/>
    <w:rsid w:val="00E47C78"/>
    <w:rsid w:val="00E57391"/>
    <w:rsid w:val="00E66C69"/>
    <w:rsid w:val="00E70A7A"/>
    <w:rsid w:val="00E76020"/>
    <w:rsid w:val="00E77E72"/>
    <w:rsid w:val="00E813F3"/>
    <w:rsid w:val="00E83FA9"/>
    <w:rsid w:val="00E85EE1"/>
    <w:rsid w:val="00E861AA"/>
    <w:rsid w:val="00E87A6F"/>
    <w:rsid w:val="00E95317"/>
    <w:rsid w:val="00E97E0E"/>
    <w:rsid w:val="00EA2939"/>
    <w:rsid w:val="00EA68E7"/>
    <w:rsid w:val="00EA6B7A"/>
    <w:rsid w:val="00EA6E40"/>
    <w:rsid w:val="00EA6F08"/>
    <w:rsid w:val="00EA7DF8"/>
    <w:rsid w:val="00EB374B"/>
    <w:rsid w:val="00EB3A6D"/>
    <w:rsid w:val="00EB6F89"/>
    <w:rsid w:val="00EC38CE"/>
    <w:rsid w:val="00EC5CEA"/>
    <w:rsid w:val="00ED2E2B"/>
    <w:rsid w:val="00ED3EFD"/>
    <w:rsid w:val="00ED4809"/>
    <w:rsid w:val="00ED4C51"/>
    <w:rsid w:val="00ED4E62"/>
    <w:rsid w:val="00EE2533"/>
    <w:rsid w:val="00EF171B"/>
    <w:rsid w:val="00EF1A5B"/>
    <w:rsid w:val="00EF2845"/>
    <w:rsid w:val="00EF78CA"/>
    <w:rsid w:val="00F010C4"/>
    <w:rsid w:val="00F06327"/>
    <w:rsid w:val="00F075D4"/>
    <w:rsid w:val="00F11A6F"/>
    <w:rsid w:val="00F14984"/>
    <w:rsid w:val="00F23778"/>
    <w:rsid w:val="00F247A1"/>
    <w:rsid w:val="00F31F0F"/>
    <w:rsid w:val="00F36AAD"/>
    <w:rsid w:val="00F4126F"/>
    <w:rsid w:val="00F446D1"/>
    <w:rsid w:val="00F468C4"/>
    <w:rsid w:val="00F70440"/>
    <w:rsid w:val="00F73901"/>
    <w:rsid w:val="00F756C5"/>
    <w:rsid w:val="00F80525"/>
    <w:rsid w:val="00F82FDC"/>
    <w:rsid w:val="00F86A2B"/>
    <w:rsid w:val="00F9132D"/>
    <w:rsid w:val="00F92494"/>
    <w:rsid w:val="00F95026"/>
    <w:rsid w:val="00FA1505"/>
    <w:rsid w:val="00FA3752"/>
    <w:rsid w:val="00FA5A35"/>
    <w:rsid w:val="00FA6BB0"/>
    <w:rsid w:val="00FC211D"/>
    <w:rsid w:val="00FC26C6"/>
    <w:rsid w:val="00FC2D78"/>
    <w:rsid w:val="00FC61DF"/>
    <w:rsid w:val="00FD6D10"/>
    <w:rsid w:val="00FE07C7"/>
    <w:rsid w:val="00FE1A5B"/>
    <w:rsid w:val="00FE2F0A"/>
    <w:rsid w:val="00FE6632"/>
    <w:rsid w:val="00FF172E"/>
    <w:rsid w:val="00FF5405"/>
    <w:rsid w:val="00FF6B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E3E967"/>
  <w15:chartTrackingRefBased/>
  <w15:docId w15:val="{177FD7A0-E736-4EA8-8154-AE009BCD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page number" w:uiPriority="99"/>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3567B"/>
    <w:rPr>
      <w:sz w:val="24"/>
      <w:szCs w:val="24"/>
      <w:lang w:eastAsia="en-US"/>
    </w:rPr>
  </w:style>
  <w:style w:type="paragraph" w:styleId="Titre1">
    <w:name w:val="heading 1"/>
    <w:basedOn w:val="Normal"/>
    <w:next w:val="Normal"/>
    <w:link w:val="Titre1Car"/>
    <w:qFormat/>
    <w:rsid w:val="00D3567B"/>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D3567B"/>
    <w:pPr>
      <w:keepNext/>
      <w:spacing w:before="240" w:after="60"/>
      <w:outlineLvl w:val="1"/>
    </w:pPr>
    <w:rPr>
      <w:rFonts w:ascii="Arial" w:hAnsi="Arial" w:cs="Arial"/>
      <w:b/>
      <w:bCs/>
      <w:sz w:val="22"/>
      <w:szCs w:val="28"/>
    </w:rPr>
  </w:style>
  <w:style w:type="paragraph" w:styleId="Titre3">
    <w:name w:val="heading 3"/>
    <w:basedOn w:val="Normal"/>
    <w:next w:val="Normal"/>
    <w:qFormat/>
    <w:rsid w:val="00D3567B"/>
    <w:pPr>
      <w:keepNext/>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781B23"/>
    <w:pPr>
      <w:tabs>
        <w:tab w:val="center" w:pos="4320"/>
        <w:tab w:val="right" w:pos="8640"/>
      </w:tabs>
    </w:pPr>
  </w:style>
  <w:style w:type="character" w:styleId="ClavierHTML">
    <w:name w:val="HTML Keyboard"/>
    <w:basedOn w:val="Policepardfaut"/>
    <w:rsid w:val="00D3567B"/>
    <w:rPr>
      <w:rFonts w:ascii="Courier New" w:hAnsi="Courier New"/>
      <w:sz w:val="20"/>
      <w:szCs w:val="20"/>
    </w:rPr>
  </w:style>
  <w:style w:type="character" w:styleId="Numrodepage">
    <w:name w:val="page number"/>
    <w:basedOn w:val="Policepardfaut"/>
    <w:uiPriority w:val="99"/>
    <w:rsid w:val="00781B23"/>
  </w:style>
  <w:style w:type="character" w:styleId="Numrodeligne">
    <w:name w:val="line number"/>
    <w:basedOn w:val="Policepardfaut"/>
    <w:rsid w:val="00781B23"/>
  </w:style>
  <w:style w:type="paragraph" w:styleId="Pieddepage">
    <w:name w:val="footer"/>
    <w:basedOn w:val="Normal"/>
    <w:link w:val="PieddepageCar"/>
    <w:uiPriority w:val="99"/>
    <w:rsid w:val="00781B23"/>
    <w:pPr>
      <w:tabs>
        <w:tab w:val="center" w:pos="4320"/>
        <w:tab w:val="right" w:pos="8640"/>
      </w:tabs>
    </w:pPr>
  </w:style>
  <w:style w:type="paragraph" w:styleId="NormalWeb">
    <w:name w:val="Normal (Web)"/>
    <w:basedOn w:val="Normal"/>
    <w:uiPriority w:val="99"/>
    <w:rsid w:val="00D3567B"/>
    <w:pPr>
      <w:spacing w:before="100" w:beforeAutospacing="1" w:after="100" w:afterAutospacing="1"/>
    </w:pPr>
    <w:rPr>
      <w:rFonts w:ascii="Arial Unicode MS" w:eastAsia="Arial Unicode MS" w:hAnsi="Arial Unicode MS" w:cs="Arial Unicode MS"/>
    </w:rPr>
  </w:style>
  <w:style w:type="paragraph" w:styleId="Retraitcorpsdetexte">
    <w:name w:val="Body Text Indent"/>
    <w:basedOn w:val="Normal"/>
    <w:rsid w:val="00D3567B"/>
    <w:pPr>
      <w:ind w:left="720"/>
    </w:pPr>
  </w:style>
  <w:style w:type="character" w:customStyle="1" w:styleId="entity1">
    <w:name w:val="entity1"/>
    <w:basedOn w:val="Policepardfaut"/>
    <w:rsid w:val="00D3567B"/>
    <w:rPr>
      <w:rFonts w:ascii="Times New Roman" w:hAnsi="Times New Roman" w:cs="Times New Roman" w:hint="default"/>
    </w:rPr>
  </w:style>
  <w:style w:type="paragraph" w:customStyle="1" w:styleId="justify">
    <w:name w:val="justify"/>
    <w:basedOn w:val="Normal"/>
    <w:rsid w:val="00D3567B"/>
    <w:pPr>
      <w:spacing w:before="100" w:beforeAutospacing="1" w:after="100" w:afterAutospacing="1"/>
      <w:jc w:val="both"/>
    </w:pPr>
    <w:rPr>
      <w:rFonts w:ascii="Verdana" w:eastAsia="Arial Unicode MS" w:hAnsi="Verdana" w:cs="Arial Unicode MS"/>
      <w:sz w:val="20"/>
      <w:szCs w:val="20"/>
    </w:rPr>
  </w:style>
  <w:style w:type="character" w:customStyle="1" w:styleId="smallhead">
    <w:name w:val="smallhead"/>
    <w:basedOn w:val="Policepardfaut"/>
    <w:rsid w:val="00D3567B"/>
  </w:style>
  <w:style w:type="paragraph" w:customStyle="1" w:styleId="Default">
    <w:name w:val="Default"/>
    <w:link w:val="DefaultCar"/>
    <w:rsid w:val="00EC38CE"/>
    <w:pPr>
      <w:autoSpaceDE w:val="0"/>
      <w:autoSpaceDN w:val="0"/>
      <w:adjustRightInd w:val="0"/>
    </w:pPr>
    <w:rPr>
      <w:color w:val="000000"/>
      <w:sz w:val="24"/>
      <w:szCs w:val="24"/>
    </w:rPr>
  </w:style>
  <w:style w:type="character" w:styleId="Lienhypertexte">
    <w:name w:val="Hyperlink"/>
    <w:basedOn w:val="Policepardfaut"/>
    <w:rsid w:val="00A57FC4"/>
    <w:rPr>
      <w:color w:val="0563C1" w:themeColor="hyperlink"/>
      <w:u w:val="single"/>
    </w:rPr>
  </w:style>
  <w:style w:type="paragraph" w:styleId="Paragraphedeliste">
    <w:name w:val="List Paragraph"/>
    <w:basedOn w:val="Normal"/>
    <w:uiPriority w:val="34"/>
    <w:qFormat/>
    <w:rsid w:val="00A57FC4"/>
    <w:pPr>
      <w:ind w:left="720"/>
      <w:contextualSpacing/>
    </w:pPr>
  </w:style>
  <w:style w:type="character" w:customStyle="1" w:styleId="PieddepageCar">
    <w:name w:val="Pied de page Car"/>
    <w:basedOn w:val="Policepardfaut"/>
    <w:link w:val="Pieddepage"/>
    <w:uiPriority w:val="99"/>
    <w:rsid w:val="00436850"/>
    <w:rPr>
      <w:sz w:val="24"/>
      <w:szCs w:val="24"/>
      <w:lang w:eastAsia="en-US"/>
    </w:rPr>
  </w:style>
  <w:style w:type="character" w:styleId="Marquedecommentaire">
    <w:name w:val="annotation reference"/>
    <w:basedOn w:val="Policepardfaut"/>
    <w:rsid w:val="008B768F"/>
    <w:rPr>
      <w:sz w:val="16"/>
      <w:szCs w:val="16"/>
    </w:rPr>
  </w:style>
  <w:style w:type="paragraph" w:styleId="Commentaire">
    <w:name w:val="annotation text"/>
    <w:basedOn w:val="Normal"/>
    <w:link w:val="CommentaireCar"/>
    <w:rsid w:val="008B768F"/>
    <w:rPr>
      <w:sz w:val="20"/>
      <w:szCs w:val="20"/>
    </w:rPr>
  </w:style>
  <w:style w:type="character" w:customStyle="1" w:styleId="CommentaireCar">
    <w:name w:val="Commentaire Car"/>
    <w:basedOn w:val="Policepardfaut"/>
    <w:link w:val="Commentaire"/>
    <w:rsid w:val="008B768F"/>
    <w:rPr>
      <w:lang w:eastAsia="en-US"/>
    </w:rPr>
  </w:style>
  <w:style w:type="paragraph" w:styleId="Objetducommentaire">
    <w:name w:val="annotation subject"/>
    <w:basedOn w:val="Commentaire"/>
    <w:next w:val="Commentaire"/>
    <w:link w:val="ObjetducommentaireCar"/>
    <w:semiHidden/>
    <w:unhideWhenUsed/>
    <w:rsid w:val="008B768F"/>
    <w:rPr>
      <w:b/>
      <w:bCs/>
    </w:rPr>
  </w:style>
  <w:style w:type="character" w:customStyle="1" w:styleId="ObjetducommentaireCar">
    <w:name w:val="Objet du commentaire Car"/>
    <w:basedOn w:val="CommentaireCar"/>
    <w:link w:val="Objetducommentaire"/>
    <w:semiHidden/>
    <w:rsid w:val="008B768F"/>
    <w:rPr>
      <w:b/>
      <w:bCs/>
      <w:lang w:eastAsia="en-US"/>
    </w:rPr>
  </w:style>
  <w:style w:type="character" w:styleId="Lienhypertextesuivivisit">
    <w:name w:val="FollowedHyperlink"/>
    <w:basedOn w:val="Policepardfaut"/>
    <w:rsid w:val="008B768F"/>
    <w:rPr>
      <w:color w:val="954F72" w:themeColor="followedHyperlink"/>
      <w:u w:val="single"/>
    </w:rPr>
  </w:style>
  <w:style w:type="paragraph" w:styleId="Textedebulles">
    <w:name w:val="Balloon Text"/>
    <w:basedOn w:val="Normal"/>
    <w:link w:val="TextedebullesCar"/>
    <w:semiHidden/>
    <w:unhideWhenUsed/>
    <w:rsid w:val="002B70D8"/>
    <w:rPr>
      <w:rFonts w:ascii="Segoe UI" w:hAnsi="Segoe UI" w:cs="Segoe UI"/>
      <w:sz w:val="18"/>
      <w:szCs w:val="18"/>
    </w:rPr>
  </w:style>
  <w:style w:type="character" w:customStyle="1" w:styleId="TextedebullesCar">
    <w:name w:val="Texte de bulles Car"/>
    <w:basedOn w:val="Policepardfaut"/>
    <w:link w:val="Textedebulles"/>
    <w:semiHidden/>
    <w:rsid w:val="002B70D8"/>
    <w:rPr>
      <w:rFonts w:ascii="Segoe UI" w:hAnsi="Segoe UI" w:cs="Segoe UI"/>
      <w:sz w:val="18"/>
      <w:szCs w:val="18"/>
      <w:lang w:eastAsia="en-US"/>
    </w:rPr>
  </w:style>
  <w:style w:type="character" w:customStyle="1" w:styleId="Mentionnonrsolue1">
    <w:name w:val="Mention non résolue1"/>
    <w:basedOn w:val="Policepardfaut"/>
    <w:uiPriority w:val="99"/>
    <w:semiHidden/>
    <w:unhideWhenUsed/>
    <w:rsid w:val="001F2BD3"/>
    <w:rPr>
      <w:color w:val="605E5C"/>
      <w:shd w:val="clear" w:color="auto" w:fill="E1DFDD"/>
    </w:rPr>
  </w:style>
  <w:style w:type="paragraph" w:customStyle="1" w:styleId="Bibliographie1">
    <w:name w:val="Bibliographie1"/>
    <w:basedOn w:val="Normal"/>
    <w:link w:val="BibliographyCar"/>
    <w:rsid w:val="00C26312"/>
    <w:pPr>
      <w:tabs>
        <w:tab w:val="left" w:pos="380"/>
      </w:tabs>
      <w:spacing w:after="240"/>
      <w:ind w:left="384" w:hanging="384"/>
    </w:pPr>
    <w:rPr>
      <w:rFonts w:ascii="Arial" w:hAnsi="Arial" w:cs="Arial"/>
      <w:b/>
      <w:bCs/>
      <w:color w:val="000000"/>
    </w:rPr>
  </w:style>
  <w:style w:type="character" w:customStyle="1" w:styleId="BibliographyCar">
    <w:name w:val="Bibliography Car"/>
    <w:basedOn w:val="Policepardfaut"/>
    <w:link w:val="Bibliographie1"/>
    <w:rsid w:val="00C26312"/>
    <w:rPr>
      <w:rFonts w:ascii="Arial" w:hAnsi="Arial" w:cs="Arial"/>
      <w:b/>
      <w:bCs/>
      <w:color w:val="000000"/>
      <w:sz w:val="24"/>
      <w:szCs w:val="24"/>
      <w:lang w:eastAsia="en-US"/>
    </w:rPr>
  </w:style>
  <w:style w:type="character" w:styleId="Accentuation">
    <w:name w:val="Emphasis"/>
    <w:basedOn w:val="Policepardfaut"/>
    <w:uiPriority w:val="20"/>
    <w:qFormat/>
    <w:rsid w:val="007E18C8"/>
    <w:rPr>
      <w:i/>
      <w:iCs/>
    </w:rPr>
  </w:style>
  <w:style w:type="table" w:styleId="Grilledutableau">
    <w:name w:val="Table Grid"/>
    <w:basedOn w:val="TableauNormal"/>
    <w:uiPriority w:val="59"/>
    <w:rsid w:val="00F86A2B"/>
    <w:rPr>
      <w:rFonts w:asciiTheme="minorHAnsi" w:eastAsiaTheme="minorEastAsia"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B703D6"/>
    <w:rPr>
      <w:sz w:val="24"/>
      <w:szCs w:val="24"/>
      <w:lang w:eastAsia="en-US"/>
    </w:rPr>
  </w:style>
  <w:style w:type="paragraph" w:customStyle="1" w:styleId="Bibliographie2">
    <w:name w:val="Bibliographie2"/>
    <w:basedOn w:val="Normal"/>
    <w:link w:val="BibliographyCar1"/>
    <w:rsid w:val="00934A44"/>
    <w:pPr>
      <w:ind w:left="720" w:hanging="720"/>
    </w:pPr>
    <w:rPr>
      <w:rFonts w:asciiTheme="minorHAnsi" w:hAnsiTheme="minorHAnsi" w:cstheme="minorHAnsi"/>
      <w:b/>
      <w:color w:val="000000"/>
      <w:sz w:val="22"/>
      <w:szCs w:val="22"/>
      <w:lang w:val="en-US"/>
    </w:rPr>
  </w:style>
  <w:style w:type="character" w:customStyle="1" w:styleId="DefaultCar">
    <w:name w:val="Default Car"/>
    <w:basedOn w:val="Policepardfaut"/>
    <w:link w:val="Default"/>
    <w:rsid w:val="00934A44"/>
    <w:rPr>
      <w:color w:val="000000"/>
      <w:sz w:val="24"/>
      <w:szCs w:val="24"/>
    </w:rPr>
  </w:style>
  <w:style w:type="character" w:customStyle="1" w:styleId="BibliographyCar1">
    <w:name w:val="Bibliography Car1"/>
    <w:basedOn w:val="DefaultCar"/>
    <w:link w:val="Bibliographie2"/>
    <w:rsid w:val="00934A44"/>
    <w:rPr>
      <w:rFonts w:asciiTheme="minorHAnsi" w:hAnsiTheme="minorHAnsi" w:cstheme="minorHAnsi"/>
      <w:b/>
      <w:color w:val="000000"/>
      <w:sz w:val="22"/>
      <w:szCs w:val="22"/>
      <w:lang w:val="en-US" w:eastAsia="en-US"/>
    </w:rPr>
  </w:style>
  <w:style w:type="character" w:customStyle="1" w:styleId="En-tteCar">
    <w:name w:val="En-tête Car"/>
    <w:basedOn w:val="Policepardfaut"/>
    <w:link w:val="En-tte"/>
    <w:rsid w:val="00B80778"/>
    <w:rPr>
      <w:sz w:val="24"/>
      <w:szCs w:val="24"/>
      <w:lang w:eastAsia="en-US"/>
    </w:rPr>
  </w:style>
  <w:style w:type="character" w:customStyle="1" w:styleId="Titre1Car">
    <w:name w:val="Titre 1 Car"/>
    <w:basedOn w:val="Policepardfaut"/>
    <w:link w:val="Titre1"/>
    <w:rsid w:val="0041163F"/>
    <w:rPr>
      <w:rFonts w:ascii="Arial" w:hAnsi="Arial" w:cs="Arial"/>
      <w:b/>
      <w:bCs/>
      <w:kern w:val="32"/>
      <w:sz w:val="32"/>
      <w:szCs w:val="32"/>
      <w:lang w:eastAsia="en-US"/>
    </w:rPr>
  </w:style>
  <w:style w:type="paragraph" w:customStyle="1" w:styleId="Bibliographie3">
    <w:name w:val="Bibliographie3"/>
    <w:basedOn w:val="Normal"/>
    <w:link w:val="BibliographyCar2"/>
    <w:rsid w:val="001705A3"/>
    <w:pPr>
      <w:spacing w:line="480" w:lineRule="auto"/>
      <w:ind w:left="720" w:right="50" w:hanging="720"/>
    </w:pPr>
    <w:rPr>
      <w:rFonts w:asciiTheme="minorHAnsi" w:hAnsiTheme="minorHAnsi" w:cstheme="minorHAnsi"/>
      <w:b/>
      <w:bCs/>
      <w:kern w:val="32"/>
      <w:sz w:val="21"/>
      <w:szCs w:val="21"/>
      <w:lang w:val="en-US"/>
    </w:rPr>
  </w:style>
  <w:style w:type="character" w:customStyle="1" w:styleId="BibliographyCar2">
    <w:name w:val="Bibliography Car2"/>
    <w:basedOn w:val="Titre1Car"/>
    <w:link w:val="Bibliographie3"/>
    <w:rsid w:val="001705A3"/>
    <w:rPr>
      <w:rFonts w:asciiTheme="minorHAnsi" w:hAnsiTheme="minorHAnsi" w:cstheme="minorHAnsi"/>
      <w:b/>
      <w:bCs/>
      <w:kern w:val="32"/>
      <w:sz w:val="21"/>
      <w:szCs w:val="21"/>
      <w:lang w:val="en-US" w:eastAsia="en-US"/>
    </w:rPr>
  </w:style>
  <w:style w:type="paragraph" w:customStyle="1" w:styleId="Bibliographie4">
    <w:name w:val="Bibliographie4"/>
    <w:basedOn w:val="Default"/>
    <w:link w:val="BibliographyCar3"/>
    <w:rsid w:val="007C3589"/>
    <w:pPr>
      <w:spacing w:after="240"/>
      <w:ind w:left="720" w:hanging="720"/>
    </w:pPr>
    <w:rPr>
      <w:rFonts w:asciiTheme="minorHAnsi" w:hAnsiTheme="minorHAnsi" w:cstheme="minorHAnsi"/>
      <w:b/>
      <w:sz w:val="22"/>
      <w:szCs w:val="22"/>
      <w:lang w:val="en-US"/>
    </w:rPr>
  </w:style>
  <w:style w:type="character" w:customStyle="1" w:styleId="BibliographyCar3">
    <w:name w:val="Bibliography Car3"/>
    <w:basedOn w:val="DefaultCar"/>
    <w:link w:val="Bibliographie4"/>
    <w:rsid w:val="007C3589"/>
    <w:rPr>
      <w:rFonts w:asciiTheme="minorHAnsi" w:hAnsiTheme="minorHAnsi" w:cstheme="minorHAnsi"/>
      <w:b/>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0922">
      <w:bodyDiv w:val="1"/>
      <w:marLeft w:val="0"/>
      <w:marRight w:val="0"/>
      <w:marTop w:val="0"/>
      <w:marBottom w:val="0"/>
      <w:divBdr>
        <w:top w:val="none" w:sz="0" w:space="0" w:color="auto"/>
        <w:left w:val="none" w:sz="0" w:space="0" w:color="auto"/>
        <w:bottom w:val="none" w:sz="0" w:space="0" w:color="auto"/>
        <w:right w:val="none" w:sz="0" w:space="0" w:color="auto"/>
      </w:divBdr>
    </w:div>
    <w:div w:id="399526179">
      <w:bodyDiv w:val="1"/>
      <w:marLeft w:val="0"/>
      <w:marRight w:val="0"/>
      <w:marTop w:val="0"/>
      <w:marBottom w:val="0"/>
      <w:divBdr>
        <w:top w:val="none" w:sz="0" w:space="0" w:color="auto"/>
        <w:left w:val="none" w:sz="0" w:space="0" w:color="auto"/>
        <w:bottom w:val="none" w:sz="0" w:space="0" w:color="auto"/>
        <w:right w:val="none" w:sz="0" w:space="0" w:color="auto"/>
      </w:divBdr>
    </w:div>
    <w:div w:id="1142818168">
      <w:bodyDiv w:val="1"/>
      <w:marLeft w:val="0"/>
      <w:marRight w:val="0"/>
      <w:marTop w:val="0"/>
      <w:marBottom w:val="0"/>
      <w:divBdr>
        <w:top w:val="none" w:sz="0" w:space="0" w:color="auto"/>
        <w:left w:val="none" w:sz="0" w:space="0" w:color="auto"/>
        <w:bottom w:val="none" w:sz="0" w:space="0" w:color="auto"/>
        <w:right w:val="none" w:sz="0" w:space="0" w:color="auto"/>
      </w:divBdr>
    </w:div>
    <w:div w:id="1595094583">
      <w:bodyDiv w:val="1"/>
      <w:marLeft w:val="0"/>
      <w:marRight w:val="0"/>
      <w:marTop w:val="0"/>
      <w:marBottom w:val="0"/>
      <w:divBdr>
        <w:top w:val="none" w:sz="0" w:space="0" w:color="auto"/>
        <w:left w:val="none" w:sz="0" w:space="0" w:color="auto"/>
        <w:bottom w:val="none" w:sz="0" w:space="0" w:color="auto"/>
        <w:right w:val="none" w:sz="0" w:space="0" w:color="auto"/>
      </w:divBdr>
    </w:div>
    <w:div w:id="1681009884">
      <w:bodyDiv w:val="1"/>
      <w:marLeft w:val="0"/>
      <w:marRight w:val="0"/>
      <w:marTop w:val="0"/>
      <w:marBottom w:val="0"/>
      <w:divBdr>
        <w:top w:val="none" w:sz="0" w:space="0" w:color="auto"/>
        <w:left w:val="none" w:sz="0" w:space="0" w:color="auto"/>
        <w:bottom w:val="none" w:sz="0" w:space="0" w:color="auto"/>
        <w:right w:val="none" w:sz="0" w:space="0" w:color="auto"/>
      </w:divBdr>
    </w:div>
    <w:div w:id="1828739072">
      <w:bodyDiv w:val="1"/>
      <w:marLeft w:val="0"/>
      <w:marRight w:val="0"/>
      <w:marTop w:val="0"/>
      <w:marBottom w:val="0"/>
      <w:divBdr>
        <w:top w:val="none" w:sz="0" w:space="0" w:color="auto"/>
        <w:left w:val="none" w:sz="0" w:space="0" w:color="auto"/>
        <w:bottom w:val="none" w:sz="0" w:space="0" w:color="auto"/>
        <w:right w:val="none" w:sz="0" w:space="0" w:color="auto"/>
      </w:divBdr>
    </w:div>
    <w:div w:id="2113890941">
      <w:bodyDiv w:val="1"/>
      <w:marLeft w:val="0"/>
      <w:marRight w:val="0"/>
      <w:marTop w:val="0"/>
      <w:marBottom w:val="0"/>
      <w:divBdr>
        <w:top w:val="none" w:sz="0" w:space="0" w:color="auto"/>
        <w:left w:val="none" w:sz="0" w:space="0" w:color="auto"/>
        <w:bottom w:val="none" w:sz="0" w:space="0" w:color="auto"/>
        <w:right w:val="none" w:sz="0" w:space="0" w:color="auto"/>
      </w:divBdr>
      <w:divsChild>
        <w:div w:id="1750804072">
          <w:marLeft w:val="0"/>
          <w:marRight w:val="0"/>
          <w:marTop w:val="0"/>
          <w:marBottom w:val="0"/>
          <w:divBdr>
            <w:top w:val="none" w:sz="0" w:space="0" w:color="auto"/>
            <w:left w:val="none" w:sz="0" w:space="0" w:color="auto"/>
            <w:bottom w:val="none" w:sz="0" w:space="0" w:color="auto"/>
            <w:right w:val="none" w:sz="0" w:space="0" w:color="auto"/>
          </w:divBdr>
          <w:divsChild>
            <w:div w:id="944187864">
              <w:marLeft w:val="0"/>
              <w:marRight w:val="0"/>
              <w:marTop w:val="0"/>
              <w:marBottom w:val="0"/>
              <w:divBdr>
                <w:top w:val="none" w:sz="0" w:space="0" w:color="auto"/>
                <w:left w:val="none" w:sz="0" w:space="0" w:color="auto"/>
                <w:bottom w:val="none" w:sz="0" w:space="0" w:color="auto"/>
                <w:right w:val="none" w:sz="0" w:space="0" w:color="auto"/>
              </w:divBdr>
              <w:divsChild>
                <w:div w:id="1829711823">
                  <w:marLeft w:val="0"/>
                  <w:marRight w:val="0"/>
                  <w:marTop w:val="0"/>
                  <w:marBottom w:val="0"/>
                  <w:divBdr>
                    <w:top w:val="none" w:sz="0" w:space="0" w:color="auto"/>
                    <w:left w:val="none" w:sz="0" w:space="0" w:color="auto"/>
                    <w:bottom w:val="none" w:sz="0" w:space="0" w:color="auto"/>
                    <w:right w:val="none" w:sz="0" w:space="0" w:color="auto"/>
                  </w:divBdr>
                </w:div>
              </w:divsChild>
            </w:div>
            <w:div w:id="935018069">
              <w:marLeft w:val="0"/>
              <w:marRight w:val="0"/>
              <w:marTop w:val="0"/>
              <w:marBottom w:val="0"/>
              <w:divBdr>
                <w:top w:val="none" w:sz="0" w:space="0" w:color="auto"/>
                <w:left w:val="none" w:sz="0" w:space="0" w:color="auto"/>
                <w:bottom w:val="none" w:sz="0" w:space="0" w:color="auto"/>
                <w:right w:val="none" w:sz="0" w:space="0" w:color="auto"/>
              </w:divBdr>
              <w:divsChild>
                <w:div w:id="13618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illaume.fond@ap-hm.fr"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FEB84953505BF4CB714698587F4D203" ma:contentTypeVersion="13" ma:contentTypeDescription="Create a new document." ma:contentTypeScope="" ma:versionID="eac8567af4b1e75990dacfc6938f2bd0">
  <xsd:schema xmlns:xsd="http://www.w3.org/2001/XMLSchema" xmlns:xs="http://www.w3.org/2001/XMLSchema" xmlns:p="http://schemas.microsoft.com/office/2006/metadata/properties" xmlns:ns3="ccec6bcb-77ba-49c0-8d53-e41693e3d908" xmlns:ns4="4e9cd9ae-19ab-4b93-8761-9c173d309ae2" targetNamespace="http://schemas.microsoft.com/office/2006/metadata/properties" ma:root="true" ma:fieldsID="685d75a3fe52e205ed5ab8236286ccff" ns3:_="" ns4:_="">
    <xsd:import namespace="ccec6bcb-77ba-49c0-8d53-e41693e3d908"/>
    <xsd:import namespace="4e9cd9ae-19ab-4b93-8761-9c173d309ae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ec6bcb-77ba-49c0-8d53-e41693e3d9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9cd9ae-19ab-4b93-8761-9c173d309a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C0D648-4F31-734E-A467-23F8E961C3CC}">
  <ds:schemaRefs>
    <ds:schemaRef ds:uri="http://schemas.openxmlformats.org/officeDocument/2006/bibliography"/>
  </ds:schemaRefs>
</ds:datastoreItem>
</file>

<file path=customXml/itemProps2.xml><?xml version="1.0" encoding="utf-8"?>
<ds:datastoreItem xmlns:ds="http://schemas.openxmlformats.org/officeDocument/2006/customXml" ds:itemID="{1136B7D3-4DB2-4A95-83F0-16F517D21CE6}">
  <ds:schemaRefs>
    <ds:schemaRef ds:uri="http://schemas.microsoft.com/sharepoint/v3/contenttype/forms"/>
  </ds:schemaRefs>
</ds:datastoreItem>
</file>

<file path=customXml/itemProps3.xml><?xml version="1.0" encoding="utf-8"?>
<ds:datastoreItem xmlns:ds="http://schemas.openxmlformats.org/officeDocument/2006/customXml" ds:itemID="{FE958631-35FC-4600-937E-CBCC4B5133C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ACA742-BDEB-4B5A-83C1-B4D1F163FF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ec6bcb-77ba-49c0-8d53-e41693e3d908"/>
    <ds:schemaRef ds:uri="4e9cd9ae-19ab-4b93-8761-9c173d309a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7728</Words>
  <Characters>209370</Characters>
  <Application>Microsoft Office Word</Application>
  <DocSecurity>0</DocSecurity>
  <Lines>1744</Lines>
  <Paragraphs>433</Paragraphs>
  <ScaleCrop>false</ScaleCrop>
  <HeadingPairs>
    <vt:vector size="2" baseType="variant">
      <vt:variant>
        <vt:lpstr>Titre</vt:lpstr>
      </vt:variant>
      <vt:variant>
        <vt:i4>1</vt:i4>
      </vt:variant>
    </vt:vector>
  </HeadingPairs>
  <TitlesOfParts>
    <vt:vector size="1" baseType="lpstr">
      <vt:lpstr>IJNS</vt:lpstr>
    </vt:vector>
  </TitlesOfParts>
  <Company>ISI ResearchSoft</Company>
  <LinksUpToDate>false</LinksUpToDate>
  <CharactersWithSpaces>216665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IJNS</dc:title>
  <dc:subject/>
  <dc:creator>Griffiths P. (Health Sciences)</dc:creator>
  <cp:keywords/>
  <dc:description/>
  <cp:lastModifiedBy>Guillaume Fond</cp:lastModifiedBy>
  <cp:revision>3</cp:revision>
  <dcterms:created xsi:type="dcterms:W3CDTF">2022-11-28T13:41:00Z</dcterms:created>
  <dcterms:modified xsi:type="dcterms:W3CDTF">2022-11-28T15:30:00Z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2021-03-30T09:26:21Z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77460efe-675e-4bcf-8ba8-68ec1aff809c</vt:lpwstr>
  </property>
  <property fmtid="{D5CDD505-2E9C-101B-9397-08002B2CF9AE}" pid="8" name="MSIP_Label_549ac42a-3eb4-4074-b885-aea26bd6241e_ContentBits">
    <vt:lpwstr>0</vt:lpwstr>
  </property>
  <property fmtid="{D5CDD505-2E9C-101B-9397-08002B2CF9AE}" pid="9" name="ContentTypeId">
    <vt:lpwstr>0x0101004FEB84953505BF4CB714698587F4D203</vt:lpwstr>
  </property>
  <property fmtid="{D5CDD505-2E9C-101B-9397-08002B2CF9AE}" pid="10" name="ZOTERO_PREF_1">
    <vt:lpwstr>&lt;data data-version="3" zotero-version="6.0.18"&gt;&lt;session id="bBXkLVMQ"/&gt;&lt;style id="http://www.zotero.org/styles/sage-harvard" hasBibliography="1" bibliographyStyleHasBeenSet="1"/&gt;&lt;prefs&gt;&lt;pref name="fieldType" value="Field"/&gt;&lt;pref name="automaticJournalAbbr</vt:lpwstr>
  </property>
  <property fmtid="{D5CDD505-2E9C-101B-9397-08002B2CF9AE}" pid="11" name="ZOTERO_PREF_2">
    <vt:lpwstr>eviations" value="true"/&gt;&lt;/prefs&gt;&lt;/data&gt;</vt:lpwstr>
  </property>
</Properties>
</file>